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Research.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ns9="http://schemas.openxmlformats.org/officeDocument/2006/math" xmlns:w="http://schemas.openxmlformats.org/wordprocessingml/2006/main" ns1:Ignorable="w14 w15 w16se w16cid w16 w16cex w16sdtdh w16sdtfl w16du wp14">
  <w:body>
    <w:p ns2:paraId="17AA338F" ns2:textId="77777777" w:rsidR="00E63451" w:rsidRDefault="00E63451" w:rsidP="00E63451">
      <w:pPr>
        <w:keepNext/>
        <w:pStyle w:val="Title"/>
      </w:pPr>
      <w:commentRangeStart w:id="0"/>
      <w:commentRangeStart w:id="1"/>
      <w:r>
        <w:rPr>
          <w:b/>
        </w:rPr>
        <w:t>Development and Validation of a Two-Input Transfer Function Analysis for</w:t>
      </w:r>
      <w:r>
        <w:rPr>
          <w:b/>
          <w:color w:val="0000FF"/>
        </w:rPr>
        <w:t xml:space="preserve"> Blood Pressure, CO₂, and</w:t>
      </w:r>
      <w:r>
        <w:rPr>
          <w:b/>
        </w:rPr>
        <w:t xml:space="preserve"> Cerebral Blood Flow Dynamics</w:t>
      </w:r>
      <w:commentRangeEnd w:id="0"/>
      <w:r w:rsidR="00EB56E8">
        <w:rPr>
          <w:rStyle w:val="CommentReference"/>
        </w:rPr>
        <w:commentReference w:id="0"/>
      </w:r>
      <w:commentRangeEnd w:id="1"/>
      <w:r w:rsidR="0038281C">
        <w:rPr>
          <w:rStyle w:val="CommentReference"/>
        </w:rPr>
        <w:commentReference w:id="1"/>
      </w:r>
    </w:p>
    <w:p ns2:paraId="7788BB87" ns2:textId="77777777" w:rsidR="00E63451" w:rsidRDefault="00E63451" w:rsidP="00E63451">
      <w:pPr>
        <w:keepNext/>
        <w:pStyle w:val="AbstractNote"/>
      </w:pPr>
      <w:r>
        <w:rPr/>
        <w:t>Abstract</w:t>
      </w:r>
      <w:r>
        <w:rPr>
          <w:color w:val="0000FF"/>
        </w:rPr>
        <w:t xml:space="preserve"> deferred until the results and interpretation are finalized.</w:t>
      </w:r>
    </w:p>
    <w:p ns2:paraId="538F2E4A" ns2:textId="77777777" w:rsidR="00E63451" w:rsidRDefault="00E63451" w:rsidP="00E63451">
      <w:pPr>
        <w:pStyle w:val="Normal"/>
      </w:pPr>
    </w:p>
    <w:p ns2:paraId="36EFBDA7" ns2:textId="77777777" w:rsidR="00E63451" w:rsidRDefault="00E63451" w:rsidP="00E63451">
      <w:pPr>
        <w:pStyle w:val="Normal"/>
      </w:pPr>
    </w:p>
    <w:p ns2:paraId="264B714F" ns2:textId="77777777" w:rsidR="00E63451" w:rsidRDefault="00E63451" w:rsidP="00E63451">
      <w:pPr>
        <w:pStyle w:val="Normal"/>
      </w:pPr>
    </w:p>
    <w:p ns2:paraId="37469BAC" ns2:textId="77777777" w:rsidR="00E63451" w:rsidRDefault="00E63451" w:rsidP="00E63451">
      <w:pPr>
        <w:pStyle w:val="Normal"/>
      </w:pPr>
      <w:commentRangeStart w:id="7"/>
      <w:commentRangeStart w:id="8"/>
      <w:commentRangeEnd w:id="7"/>
      <w:r w:rsidR="00EB56E8">
        <w:rPr>
          <w:rStyle w:val="CommentReference"/>
        </w:rPr>
        <w:commentReference w:id="7"/>
      </w:r>
      <w:commentRangeEnd w:id="8"/>
      <w:r w:rsidR="0038281C">
        <w:rPr>
          <w:rStyle w:val="CommentReference"/>
        </w:rPr>
        <w:commentReference w:id="8"/>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2ACEE343" ns2:textId="77777777" w:rsidR="00E63451" w:rsidRDefault="00E63451" w:rsidP="00E63451">
      <w:pPr>
        <w:keepNext/>
        <w:pStyle w:val="Heading1"/>
      </w:pPr>
      <w:r>
        <w:rPr/>
        <w:t>Introduction</w:t>
      </w:r>
    </w:p>
    <w:p ns2:paraId="2F753E08" ns2:textId="472658E0" w:rsidR="0051581B" w:rsidRDefault="0051581B" w:rsidP="00E63451">
      <w:pPr>
        <w:rPr>
          <w:ins w:id="10" w:author="祥太郎 齋藤" w:date="2026-08-20T19:08:00Z" ns4:dateUtc="2026-08-21T00:08:00Z"/>
          <w:lang w:eastAsia="ja-JP"/>
        </w:rPr>
        <w:pStyle w:val="Normal"/>
      </w:pPr>
      <w:ins w:id="11" w:author="祥太郎 齋藤" w:date="2026-08-20T19:08:00Z" ns4:dateUtc="2026-08-21T00:08:00Z">
        <w:r>
          <w:rPr>
            <w:lang w:eastAsia="ja-JP"/>
            <w:color w:val="FF0000"/>
          </w:rPr>
          <w:tab/>
        </w:r>
        <w:commentRangeStart w:id="12"/>
        <w:commentRangeStart w:id="13"/>
        <w:r w:rsidRPr="0051581B">
          <w:rPr>
            <w:lang w:eastAsia="ja-JP"/>
            <w:color w:val="FF0000"/>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14" w:author="祥太郎 齋藤" w:date="2026-08-20T19:14:00Z">
        <w:r w:rsidRPr="0051581B">
          <w:rPr>
            <w:lang w:eastAsia="ja-JP"/>
            <w:color w:val="FF0000"/>
          </w:rPr>
          <w:t>An increase in PaCO₂ lowers pH (acidosis), 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15" w:author="祥太郎 齋藤" w:date="2026-08-20T19:08:00Z" ns4:dateUtc="2026-08-21T00:08:00Z">
        <w:r w:rsidRPr="0051581B">
          <w:rPr>
            <w:lang w:eastAsia="ja-JP"/>
            <w:color w:val="FF0000"/>
          </w:rPr>
          <w:t xml:space="preserve"> </w:t>
        </w:r>
        <w:r w:rsidRPr="0051581B">
          <w:rPr>
            <w:highlight w:val="yellow"/>
            <w:lang w:eastAsia="ja-JP"/>
            <w:rPrChange w:id="16" w:author="祥太郎 齋藤" w:date="2026-08-20T19:14:00Z" ns4:dateUtc="2026-08-21T00:14:00Z">
              <w:rPr>
                <w:lang w:eastAsia="ja-JP"/>
              </w:rPr>
            </w:rPrChange>
            <w:color w:val="FF0000"/>
          </w:rPr>
          <w:t>Alterations in CA and CVMR have been reported with aging and in various pathophysiological conditions, raising interest in their quantification as potential markers of cerebrovascular dysfunction.</w:t>
        </w:r>
      </w:ins>
      <w:commentRangeEnd w:id="12"/>
      <w:r w:rsidR="008D058B">
        <w:rPr>
          <w:rStyle w:val="CommentReference"/>
        </w:rPr>
        <w:commentReference w:id="12"/>
      </w:r>
      <w:commentRangeEnd w:id="13"/>
      <w:r w:rsidR="0038281C">
        <w:rPr>
          <w:rStyle w:val="CommentReference"/>
        </w:rPr>
        <w:commentReference w:id="13"/>
      </w:r>
    </w:p>
    <w:p ns2:paraId="5DF149A5" ns2:textId="1B3BA393" w:rsidR="00E63451" w:rsidDel="00B80B46" w:rsidRDefault="00840B7A" w:rsidP="00E63451">
      <w:pPr>
        <w:rPr>
          <w:del w:id="18" w:author="祥太郎 齋藤" w:date="2026-08-20T19:44:00Z" ns4:dateUtc="2026-08-21T00:44:00Z"/>
        </w:rPr>
        <w:pStyle w:val="Normal"/>
      </w:pPr>
      <w:commentRangeStart w:id="19"/>
      <w:ins w:id="20" w:author="祥太郎 齋藤" w:date="2026-08-20T19:38:00Z" ns4:dateUtc="2026-08-21T00:38:00Z">
        <w:r>
          <w:rPr>
            <w:lang w:eastAsia="ja-JP"/>
            <w:color w:val="FF0000"/>
          </w:rPr>
          <w:tab/>
          <w:t xml:space="preserve">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w:t>
        </w:r>
        <w:r>
          <w:rPr>
            <w:lang w:eastAsia="ja-JP"/>
            <w:color w:val="FF0000"/>
          </w:rPr>
          <w:t xml:space="preserve">manipulation </w:t>
        </w:r>
        <w:r>
          <w:rPr>
            <w:lang w:eastAsia="ja-JP"/>
            <w:color w:val="FF0000"/>
          </w:rPr>
          <w:t xml:space="preserve">interventions that induce relatively large and sustained changes in blood pressure. In contrast, dynamic cerebral autoregulation (dCA) describes the ability of the cerebral vasculature to buffer </w:t>
        </w:r>
        <w:r>
          <w:rPr>
            <w:lang w:eastAsia="ja-JP"/>
            <w:color w:val="FF0000"/>
          </w:rPr>
          <w:lastRenderedPageBreak/>
          <w:t>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lang w:eastAsia="ja-JP"/>
            <w:color w:val="FF0000"/>
          </w:rPr>
          <w:t xml:space="preserve"> </w:t>
        </w:r>
      </w:ins>
      <w:ins w:id="22" w:author="祥太郎 齋藤" w:date="2026-08-20T20:06:00Z" ns4:dateUtc="2026-08-21T01:06:00Z">
        <w:r w:rsidR="000C6AAB">
          <w:rPr>
            <w:lang w:eastAsia="ja-JP"/>
            <w:color w:val="FF0000"/>
          </w:rPr>
          <w:t>Single-input, Single-output</w:t>
        </w:r>
      </w:ins>
      <w:ins w:id="23" w:author="祥太郎 齋藤" w:date="2026-08-20T20:07:00Z" ns4:dateUtc="2026-08-21T01:07:00Z">
        <w:r w:rsidR="000C6AAB">
          <w:rPr>
            <w:lang w:eastAsia="ja-JP"/>
            <w:color w:val="FF0000"/>
          </w:rPr>
          <w:t xml:space="preserve"> (SISO)</w:t>
        </w:r>
      </w:ins>
      <w:ins w:id="24" w:author="祥太郎 齋藤" w:date="2026-08-20T20:06:00Z" ns4:dateUtc="2026-08-21T01:06:00Z">
        <w:r w:rsidR="000C6AAB">
          <w:rPr>
            <w:lang w:eastAsia="ja-JP"/>
            <w:color w:val="FF0000"/>
          </w:rPr>
          <w:t xml:space="preserve"> </w:t>
        </w:r>
      </w:ins>
      <w:ins w:id="25" w:author="祥太郎 齋藤" w:date="2026-08-20T19:38:00Z" ns4:dateUtc="2026-08-21T00:38:00Z">
        <w:r w:rsidR="00B80B46">
          <w:rPr>
            <w:lang w:eastAsia="ja-JP"/>
            <w:color w:val="FF0000"/>
          </w:rPr>
          <w:t>Transfer Fu</w:t>
        </w:r>
      </w:ins>
      <w:ins w:id="26" w:author="祥太郎 齋藤" w:date="2026-08-20T19:39:00Z" ns4:dateUtc="2026-08-21T00:39:00Z">
        <w:r w:rsidR="00B80B46">
          <w:rPr>
            <w:lang w:eastAsia="ja-JP"/>
            <w:color w:val="FF0000"/>
          </w:rPr>
          <w:t>nction analysis (</w:t>
        </w:r>
      </w:ins>
      <w:del w:id="27" w:author="祥太郎 齋藤" w:date="2026-08-20T19:38:00Z" ns4:dateUtc="2026-08-21T00:38:00Z">
        <w:r w:rsidR="00E63451" w:rsidDel="00B80B46">
          <w:rPr>
            <w:color w:val="FF0000"/>
          </w:rPr>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rPr>
            <w:color w:val="FF0000"/>
          </w:rPr>
          <w:fldChar w:fldCharType="begin"/>
        </w:r>
        <w:r w:rsidR="00E63451" w:rsidDel="00B80B46">
          <w:rPr>
            <w:color w:val="FF0000"/>
          </w:rPr>
          <w:delInstrText>HYPERLINK "https://pmc.ncbi.nlm.nih.gov/articles/PMC8576366/" \h</w:delInstrText>
        </w:r>
        <w:r w:rsidR="00E63451" w:rsidDel="00B80B46">
          <w:rPr>
            <w:color w:val="FF0000"/>
          </w:rPr>
          <w:fldChar w:fldCharType="separate"/>
        </w:r>
        <w:r w:rsidR="00E63451" w:rsidDel="00B80B46">
          <w:rPr>
            <w:color w:val="FF0000"/>
            <w:u w:val="single"/>
          </w:rPr>
          <w:delText>Regulation of Cerebral Blood Flow in Humans</w:delText>
        </w:r>
        <w:r w:rsidR="00E63451" w:rsidDel="00B80B46">
          <w:rPr>
            <w:color w:val="FF0000"/>
          </w:rPr>
          <w:fldChar w:fldCharType="end"/>
        </w:r>
        <w:r w:rsidR="00E63451" w:rsidDel="00B80B46">
          <w:rPr>
            <w:color w:val="FF0000"/>
          </w:rPr>
          <w:delText xml:space="preserve">). Dynamic cerebral autoregulation focuses on responses that occur over seconds to minutes. </w:delText>
        </w:r>
      </w:del>
      <w:r w:rsidR="00E63451">
        <w:t>TFA</w:t>
      </w:r>
      <w:ins w:id="28" w:author="祥太郎 齋藤" w:date="2026-08-20T19:39:00Z" ns4:dateUtc="2026-08-21T00:39:00Z">
        <w:r w:rsidR="00B80B46">
          <w:rPr>
            <w:lang w:eastAsia="ja-JP"/>
            <w:color w:val="FF0000"/>
          </w:rPr>
          <w:t>)</w:t>
        </w:r>
      </w:ins>
      <w:r w:rsidR="00E63451">
        <w:t xml:space="preserve"> is </w:t>
      </w:r>
      <w:ins w:id="29" w:author="祥太郎 齋藤" w:date="2026-08-20T19:39:00Z" ns4:dateUtc="2026-08-21T00:39:00Z">
        <w:r w:rsidR="00B80B46">
          <w:rPr>
            <w:lang w:eastAsia="ja-JP"/>
            <w:color w:val="FF0000"/>
          </w:rPr>
          <w:t>widely</w:t>
        </w:r>
      </w:ins>
      <w:del w:id="30" w:author="祥太郎 齋藤" w:date="2026-08-20T19:39:00Z" ns4:dateUtc="2026-08-21T00:39:00Z">
        <w:r w:rsidR="00E63451" w:rsidDel="00B80B46">
          <w:rPr>
            <w:color w:val="FF0000"/>
          </w:rPr>
          <w:delText>commonly</w:delText>
        </w:r>
      </w:del>
      <w:r w:rsidR="00E63451">
        <w:t xml:space="preserve"> used to </w:t>
      </w:r>
      <w:ins w:id="31" w:author="祥太郎 齋藤" w:date="2026-08-20T19:39:00Z" ns4:dateUtc="2026-08-21T00:39:00Z">
        <w:r w:rsidR="00B80B46">
          <w:rPr>
            <w:lang w:eastAsia="ja-JP"/>
            <w:color w:val="FF0000"/>
          </w:rPr>
          <w:t>quantify dCA</w:t>
        </w:r>
      </w:ins>
      <w:ins w:id="32" w:author="祥太郎 齋藤" w:date="2026-08-20T19:40:00Z" ns4:dateUtc="2026-08-21T00:40:00Z">
        <w:r w:rsidR="00B80B46">
          <w:rPr>
            <w:lang w:eastAsia="ja-JP"/>
            <w:color w:val="FF0000"/>
          </w:rPr>
          <w:t xml:space="preserve"> </w:t>
        </w:r>
      </w:ins>
      <w:ins w:id="33" w:author="祥太郎 齋藤" w:date="2026-08-20T19:40:00Z">
        <w:r w:rsidR="00B80B46" w:rsidRPr="00B80B46">
          <w:rPr>
            <w:lang w:eastAsia="ja-JP"/>
            <w:color w:val="FF0000"/>
          </w:rPr>
          <w:t xml:space="preserve">based on linear system theory, </w:t>
        </w:r>
      </w:ins>
      <w:ins w:id="34" w:author="祥太郎 齋藤" w:date="2026-08-20T19:40:00Z" ns4:dateUtc="2026-08-21T00:40:00Z">
        <w:r w:rsidR="00B80B46">
          <w:rPr>
            <w:lang w:eastAsia="ja-JP"/>
            <w:color w:val="FF0000"/>
          </w:rPr>
          <w:t>describing the relationship</w:t>
        </w:r>
      </w:ins>
      <w:ins w:id="35" w:author="祥太郎 齋藤" w:date="2026-08-20T19:40:00Z">
        <w:r w:rsidR="00B80B46" w:rsidRPr="00B80B46">
          <w:rPr>
            <w:lang w:eastAsia="ja-JP"/>
            <w:color w:val="FF0000"/>
          </w:rPr>
          <w:t xml:space="preserve"> between ABP (input) and CBF (output) in the frequency domain</w:t>
        </w:r>
      </w:ins>
      <w:ins w:id="36" w:author="祥太郎 齋藤" w:date="2026-08-20T19:39:00Z" ns4:dateUtc="2026-08-21T00:39:00Z">
        <w:r w:rsidR="00B80B46">
          <w:rPr>
            <w:lang w:eastAsia="ja-JP"/>
            <w:color w:val="FF0000"/>
          </w:rPr>
          <w:t>.</w:t>
        </w:r>
      </w:ins>
      <w:ins w:id="37" w:author="祥太郎 齋藤" w:date="2026-08-20T19:41:00Z" ns4:dateUtc="2026-08-21T00:41:00Z">
        <w:r w:rsidR="00B80B46">
          <w:rPr>
            <w:lang w:eastAsia="ja-JP"/>
            <w:color w:val="FF0000"/>
          </w:rPr>
          <w:t xml:space="preserve"> </w:t>
        </w:r>
        <w:r w:rsidR="00B80B46" w:rsidRPr="00B80B46">
          <w:rPr>
            <w:lang w:eastAsia="ja-JP"/>
            <w:color w:val="FF0000"/>
          </w:rPr>
          <w:t>Using TFA, dCA is quantified with three metrics: gain, phase, and coherence.</w:t>
        </w:r>
        <w:r w:rsidR="00B80B46">
          <w:rPr>
            <w:lang w:eastAsia="ja-JP"/>
            <w:color w:val="FF0000"/>
          </w:rPr>
          <w:t xml:space="preserve"> </w:t>
        </w:r>
      </w:ins>
      <w:del w:id="38" w:author="祥太郎 齋藤" w:date="2026-08-20T19:41:00Z" ns4:dateUtc="2026-08-21T00:41:00Z">
        <w:r w:rsidR="00E63451" w:rsidDel="00B80B46">
          <w:rPr>
            <w:color w:val="FF0000"/>
          </w:rPr>
          <w:delText>study these responses by treating MAP as the input and CBFV as the output (</w:delText>
        </w:r>
        <w:r w:rsidR="00E63451" w:rsidDel="00B80B46">
          <w:rPr>
            <w:color w:val="FF0000"/>
          </w:rPr>
          <w:fldChar w:fldCharType="begin"/>
        </w:r>
        <w:r w:rsidR="00E63451" w:rsidDel="00B80B46">
          <w:rPr>
            <w:color w:val="FF0000"/>
          </w:rPr>
          <w:delInstrText>HYPERLINK "https://doi.org/10.1177/0271678X221119760" \h</w:delInstrText>
        </w:r>
        <w:r w:rsidR="00E63451" w:rsidDel="00B80B46">
          <w:rPr>
            <w:color w:val="FF0000"/>
          </w:rPr>
          <w:fldChar w:fldCharType="separate"/>
        </w:r>
        <w:r w:rsidR="00E63451" w:rsidDel="00B80B46">
          <w:rPr>
            <w:color w:val="FF0000"/>
            <w:u w:val="single"/>
          </w:rPr>
          <w:delText>Transfer Function Analysis of Dynamic Cerebral Autoregulation</w:delText>
        </w:r>
        <w:r w:rsidR="00E63451" w:rsidDel="00B80B46">
          <w:rPr>
            <w:color w:val="FF0000"/>
          </w:rPr>
          <w:fldChar w:fldCharType="end"/>
        </w:r>
        <w:r w:rsidR="00E63451" w:rsidDel="00B80B46">
          <w:rPr>
            <w:color w:val="FF0000"/>
          </w:rPr>
          <w:delText xml:space="preserve">). The resulting transfer function is complex-valued. </w:delText>
        </w:r>
      </w:del>
      <w:r w:rsidR="00E63451">
        <w:t>Gain describes how strongly changes in MAP appear in CBFV</w:t>
      </w:r>
      <w:ins w:id="39" w:author="祥太郎 齋藤" w:date="2026-08-20T19:41:00Z" ns4:dateUtc="2026-08-21T00:41:00Z">
        <w:r w:rsidR="00B80B46">
          <w:rPr>
            <w:lang w:eastAsia="ja-JP"/>
            <w:color w:val="FF0000"/>
          </w:rPr>
          <w:t xml:space="preserve"> (</w:t>
        </w:r>
      </w:ins>
      <w:ins w:id="40" w:author="祥太郎 齋藤" w:date="2026-08-20T19:42:00Z" ns4:dateUtc="2026-08-21T00:42:00Z">
        <w:r w:rsidR="00B80B46">
          <w:rPr>
            <w:lang w:eastAsia="ja-JP"/>
            <w:color w:val="FF0000"/>
          </w:rPr>
          <w:t xml:space="preserve">i.e., </w:t>
        </w:r>
      </w:ins>
      <w:ins w:id="41" w:author="祥太郎 齋藤" w:date="2026-08-20T19:41:00Z" ns4:dateUtc="2026-08-21T00:41:00Z">
        <w:r w:rsidR="00B80B46">
          <w:rPr>
            <w:lang w:eastAsia="ja-JP"/>
            <w:color w:val="FF0000"/>
          </w:rPr>
          <w:t>ma</w:t>
        </w:r>
      </w:ins>
      <w:ins w:id="42" w:author="祥太郎 齋藤" w:date="2026-08-20T19:42:00Z" ns4:dateUtc="2026-08-21T00:42:00Z">
        <w:r w:rsidR="00B80B46">
          <w:rPr>
            <w:lang w:eastAsia="ja-JP"/>
            <w:color w:val="FF0000"/>
          </w:rPr>
          <w:t xml:space="preserve">gnitude </w:t>
        </w:r>
        <w:r w:rsidR="00B80B46">
          <w:rPr>
            <w:lang w:eastAsia="ja-JP"/>
            <w:color w:val="FF0000"/>
          </w:rPr>
          <w:t>relation</w:t>
        </w:r>
        <w:r w:rsidR="00B80B46">
          <w:rPr>
            <w:lang w:eastAsia="ja-JP"/>
            <w:color w:val="FF0000"/>
          </w:rPr>
          <w:t>)</w:t>
        </w:r>
      </w:ins>
      <w:r w:rsidR="00E63451">
        <w:t xml:space="preserve">, while phase describes their timing relationship </w:t>
      </w:r>
      <w:ins w:id="43" w:author="祥太郎 齋藤" w:date="2026-08-20T19:42:00Z" ns4:dateUtc="2026-08-21T00:42:00Z">
        <w:r w:rsidR="00B80B46">
          <w:rPr>
            <w:lang w:eastAsia="ja-JP"/>
            <w:color w:val="FF0000"/>
          </w:rPr>
          <w:t>(</w:t>
        </w:r>
      </w:ins>
      <w:ins w:id="44" w:author="祥太郎 齋藤" w:date="2026-08-20T19:43:00Z" ns4:dateUtc="2026-08-21T00:43:00Z">
        <w:r w:rsidR="00B80B46">
          <w:rPr>
            <w:lang w:eastAsia="ja-JP"/>
            <w:color w:val="FF0000"/>
          </w:rPr>
          <w:t xml:space="preserve">i.e., </w:t>
        </w:r>
      </w:ins>
      <w:ins w:id="45" w:author="祥太郎 齋藤" w:date="2026-08-20T19:42:00Z" ns4:dateUtc="2026-08-21T00:42:00Z">
        <w:r w:rsidR="00B80B46">
          <w:rPr>
            <w:lang w:eastAsia="ja-JP"/>
            <w:color w:val="FF0000"/>
          </w:rPr>
          <w:t xml:space="preserve">temporal </w:t>
        </w:r>
      </w:ins>
      <w:ins w:id="46" w:author="祥太郎 齋藤" w:date="2026-08-20T19:43:00Z" ns4:dateUtc="2026-08-21T00:43:00Z">
        <w:r w:rsidR="00B80B46">
          <w:rPr>
            <w:lang w:eastAsia="ja-JP"/>
            <w:color w:val="FF0000"/>
          </w:rPr>
          <w:t>difference</w:t>
        </w:r>
      </w:ins>
      <w:ins w:id="47" w:author="祥太郎 齋藤" w:date="2026-08-20T19:42:00Z" ns4:dateUtc="2026-08-21T00:42:00Z">
        <w:r w:rsidR="00B80B46">
          <w:rPr>
            <w:lang w:eastAsia="ja-JP"/>
            <w:color w:val="FF0000"/>
          </w:rPr>
          <w:t xml:space="preserve">) </w:t>
        </w:r>
      </w:ins>
      <w:r w:rsidR="00E63451">
        <w:t xml:space="preserve">at each frequency. </w:t>
      </w:r>
      <w:ins w:id="48" w:author="祥太郎 齋藤" w:date="2026-08-20T19:44:00Z">
        <w:r w:rsidR="00B80B46" w:rsidRPr="00B80B46">
          <w:rPr>
            <w:color w:val="FF0000"/>
          </w:rPr>
          <w:t>Coherence quantifies the strength of linearity between ABP and CBF fluctuations and ranges from 0 to 1, with a higher coherence value indicating a stronger linear relation and a higher signal-to-noise ratio for estimating TFA gain and phase. </w:t>
        </w:r>
      </w:ins>
      <w:ins w:id="49" w:author="祥太郎 齋藤" w:date="2026-08-20T20:01:00Z">
        <w:r>
          <w:rPr>
            <w:highlight w:val="yellow"/>
            <w:rPrChange w:id="51" w:author="祥太郎 齋藤" w:date="2026-08-20T20:05:00Z" ns4:dateUtc="2026-08-21T01:05:00Z">
              <w:rPr/>
            </w:rPrChange>
            <w:color w:val="FF0000"/>
          </w:rPr>
          <w:t>Importantly, CBF also responds dynamically to fluctuations in arterial CO₂.</w:t>
        </w:r>
      </w:ins>
      <w:ins w:id="52" w:author="祥太郎 齋藤" w:date="2026-08-20T20:05:00Z" ns4:dateUtc="2026-08-21T01:05:00Z">
        <w:r>
          <w:rPr>
            <w:highlight w:val="yellow"/>
            <w:lang w:eastAsia="ja-JP"/>
            <w:rPrChange w:id="54" w:author="祥太郎 齋藤" w:date="2026-08-20T20:05:00Z" ns4:dateUtc="2026-08-21T01:05:00Z">
              <w:rPr>
                <w:lang w:eastAsia="ja-JP"/>
              </w:rPr>
            </w:rPrChange>
            <w:color w:val="FF0000"/>
          </w:rPr>
          <w:t xml:space="preserve"> </w:t>
        </w:r>
        <w:r w:rsidR="000C6AAB" w:rsidRPr="000C6AAB">
          <w:rPr>
            <w:highlight w:val="yellow"/>
            <w:lang w:eastAsia="ja-JP"/>
            <w:rPrChange w:id="55" w:author="祥太郎 齋藤" w:date="2026-08-20T20:05:00Z" ns4:dateUtc="2026-08-21T01:05:00Z">
              <w:rPr>
                <w:lang w:eastAsia="ja-JP"/>
              </w:rPr>
            </w:rPrChange>
            <w:color w:val="FF0000"/>
          </w:rPr>
          <w:t>Importantly, CBF also responds dynamically to fluctuations in arterial CO₂. Thus, CBF dynamics may be shaped by concurrent cerebrovascular responses to fluctuations in both blood pressure and CO₂.</w:t>
        </w:r>
      </w:ins>
      <w:del w:id="56" w:author="祥太郎 齋藤" w:date="2026-08-20T19:44:00Z" ns4:dateUtc="2026-08-21T00:44:00Z">
        <w:r w:rsidR="00E63451" w:rsidDel="00B80B46">
          <w:rPr>
            <w:color w:val="FF0000"/>
          </w:rPr>
          <w:delText>Ordinary coherence describes how consistently the two signals are linearly related.</w:delText>
        </w:r>
      </w:del>
      <w:commentRangeEnd w:id="19"/>
      <w:r>
        <w:rPr>
          <w:rStyle w:val="CommentReference"/>
        </w:rPr>
        <w:commentReference w:id="19"/>
      </w:r>
    </w:p>
    <w:p ns2:paraId="736D1250" ns2:textId="74C8A75D" w:rsidR="00B80B46" w:rsidRDefault="00B80B46" w:rsidP="00B80B46">
      <w:pPr>
        <w:tabs>
          <w:tab w:val="left" w:pos="960"/>
        </w:tabs>
        <w:rPr>
          <w:ins w:id="58" w:author="祥太郎 齋藤" w:date="2026-08-20T19:45:00Z" ns4:dateUtc="2026-08-21T00:45:00Z"/>
          <w:lang w:eastAsia="ja-JP"/>
        </w:rPr>
      </w:pPr>
    </w:p>
    <w:p ns2:paraId="72E3FCF8" ns2:textId="77777777" w:rsidR="00B80B46" w:rsidRDefault="00B80B46" w:rsidP="00E63451">
      <w:pPr>
        <w:rPr>
          <w:ins w:id="59" w:author="祥太郎 齋藤" w:date="2026-08-20T20:09:00Z" ns4:dateUtc="2026-08-21T01:09:00Z"/>
          <w:lang w:eastAsia="ja-JP"/>
        </w:rPr>
      </w:pPr>
    </w:p>
    <w:p ns2:paraId="459FCDA1" ns2:textId="4B3166E6" w:rsidR="000C6AAB" w:rsidRPr="000C6AAB" w:rsidRDefault="000C6AAB" w:rsidP="00E63451">
      <w:pPr>
        <w:rPr>
          <w:ins w:id="60" w:author="祥太郎 齋藤" w:date="2026-08-20T19:44:00Z" ns4:dateUtc="2026-08-21T00:44:00Z"/>
          <w:color w:val="EE0000"/>
          <w:lang w:eastAsia="ja-JP"/>
          <w:rPrChange w:id="61" w:author="祥太郎 齋藤" w:date="2026-08-20T20:09:00Z" ns4:dateUtc="2026-08-21T01:09:00Z">
            <w:rPr>
              <w:ins w:id="62" w:author="祥太郎 齋藤" w:date="2026-08-20T19:44:00Z" ns4:dateUtc="2026-08-21T00:44:00Z"/>
              <w:lang w:eastAsia="ja-JP"/>
            </w:rPr>
          </w:rPrChange>
        </w:rPr>
        <w:pStyle w:val="Normal"/>
      </w:pPr>
      <w:ins w:id="63" w:author="祥太郎 齋藤" w:date="2026-08-20T20:09:00Z"/>
    </w:p>
    <w:p ns2:paraId="0CA323A6" ns2:textId="77777777" w:rsidR="00E63451" w:rsidRDefault="00E63451" w:rsidP="00E63451">
      <w:pPr>
        <w:pStyle w:val="Normal"/>
      </w:pPr>
      <w:r>
        <w:rPr>
          <w:color w:val="0000FF"/>
        </w:rPr>
        <w:t xml:space="preserve">These responses motivate the modeling question: when blood pressure and CO₂ vary together, which input is associated with a change in CBFV? A transfer function describes its frequency-specific size and timing; coherence describes how consistently it is observed.</w:t>
      </w:r>
      <w:r>
        <w:br/>
      </w:r>
      <w:commentRangeStart w:id="66"/>
      <w:r>
        <w:t>A MAP-only model is useful, but MAP is not the only input that can influence CBFV.</w:t>
      </w:r>
      <w:r>
        <w:rPr>
          <w:color w:val="0000FF"/>
        </w:rPr>
        <w:t xml:space="preserve"> In this study, mean arterial pressure (MAP) represents arterial blood pressure (ABP)</w:t>
      </w:r>
      <w:r>
        <w:t>, and</w:t>
      </w:r>
      <w:r>
        <w:rPr>
          <w:color w:val="0000FF"/>
        </w:rPr>
        <w:t xml:space="preserve"> cerebral blood flow velocity (CBFV), measured with transcranial Doppler, is used as a surrogate for changes in CBF when the diameter of the insonated artery is sufficiently stable. [1,3] End-tidal CO₂ (PETCO₂)</w:t>
      </w:r>
      <w:r>
        <w:t xml:space="preserve"> provides a practical breath-to-breath surrogate for changes in arterial carbon dioxide during resting recordings</w:t>
      </w:r>
      <w:r>
        <w:t>.</w:t>
      </w:r>
      <w:r>
        <w:rPr>
          <w:color w:val="0000FF"/>
        </w:rPr>
        <w:t xml:space="preserve"> [2]</w:t>
      </w:r>
      <w:r>
        <w:t xml:space="preserve"> In a MAP-only SISO model, PETCO₂ is omitted. If MAP and PETCO₂</w:t>
      </w:r>
      <w:r>
        <w:rPr>
          <w:color w:val="0000FF"/>
        </w:rPr>
        <w:t xml:space="preserve"> fluctuate together in a consistent relationship at a given</w:t>
      </w:r>
      <w:r>
        <w:t xml:space="preserve"> frequency</w:t>
      </w:r>
      <w:r>
        <w:t>, MAP can carry information about PETCO₂, and part of the PETCO₂-related CBFV response may be attributed to MAP</w:t>
      </w:r>
      <w:r>
        <w:rPr>
          <w:color w:val="0000FF"/>
        </w:rPr>
        <w:t>. Having fluctuations in the same frequency range is not sufficient: their relative timing must also be consistent across the segments used to estimate the relationship</w:t>
      </w:r>
      <w:r>
        <w:t>. The same problem applies to a PETCO₂-only SISO model. Therefore, two separate SISO models describe pairwise relationships, but they do not distinguish the contribution of one measured input from the other.</w:t>
      </w:r>
      <w:r>
        <w:rPr>
          <w:color w:val="0000FF"/>
        </w:rPr>
        <w:t xml:space="preserve"> [4,5]</w:t>
      </w:r>
      <w:commentRangeEnd w:id="66"/>
      <w:r>
        <w:rPr>
          <w:rStyle w:val="CommentReference"/>
        </w:rPr>
        <w:commentReference w:id="66"/>
      </w:r>
    </w:p>
    <w:p ns2:paraId="699B4F93" ns2:textId="77777777" w:rsidR="00E63451" w:rsidRDefault="00E63451" w:rsidP="00E63451">
      <w:pPr>
        <w:pStyle w:val="Normal"/>
      </w:pPr>
      <w:r>
        <w:t>Previous studies have shown the potential value of modeling MAP and PETCO₂ together. Panerai et al. used multivariate finite impulse response filters to estimate the contributions of beat-to-beat MAP and breath-to-breath PETCO₂ fluctuations to resting CBFV variability</w:t>
      </w:r>
      <w:r>
        <w:t>. MAP explained a substantial portion of the measured CBFV variability, and adding PETCO₂ reduced the model mean squared error</w:t>
      </w:r>
      <w:r>
        <w:rPr>
          <w:color w:val="0000FF"/>
        </w:rPr>
        <w:t>, calculated from the differences between measured and model-reconstructed CBFV</w:t>
      </w:r>
      <w:r>
        <w:t>. These results suggest that spontaneous PETCO₂ fluctuations can help explain resting CBFV variability that is not captured by pressure alone.</w:t>
      </w:r>
      <w:r>
        <w:rPr>
          <w:color w:val="0000FF"/>
        </w:rPr>
        <w:t xml:space="preserve"> [4] Peng et al. also </w:t>
      </w:r>
      <w:r>
        <w:rPr>
          <w:color w:val="0000FF"/>
        </w:rPr>
        <w:lastRenderedPageBreak/>
        <w:t>examined multivariable system identification for cerebral autoregulation. Including PETCO₂ and end-tidal oxygen increased multiple coherence below 0.05 Hz relative to an arterial-pressure-only model, supporting the contribution of gas-related fluctuations to CBFV variability. [5]</w:t>
      </w:r>
    </w:p>
    <w:p ns2:paraId="0648A40E" ns2:textId="77777777" w:rsidR="00E63451" w:rsidRDefault="00E63451" w:rsidP="00E63451">
      <w:pPr>
        <w:pStyle w:val="Normal"/>
      </w:pPr>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w:t>
      </w:r>
      <w:r>
        <w:rPr>
          <w:color w:val="0000FF"/>
        </w:rPr>
        <w:t xml:space="preserve"> Here, a pathway means the response associated with one input in the model; it is not an independently measured anatomical or causal pathway</w:t>
      </w:r>
      <w:r>
        <w:t>.</w:t>
      </w:r>
      <w:r>
        <w:rPr>
          <w:color w:val="0000FF"/>
        </w:rPr>
        <w:t xml:space="preserve"> Previous</w:t>
      </w:r>
      <w:r>
        <w:t xml:space="preserve"> multivariable</w:t>
      </w:r>
      <w:r>
        <w:t xml:space="preserve"> studies provide a basis for two-input modeling</w:t>
      </w:r>
      <w:r>
        <w:rPr>
          <w:color w:val="0000FF"/>
        </w:rPr>
        <w:t>. The question addressed here is</w:t>
      </w:r>
      <w:r>
        <w:t xml:space="preserve"> when</w:t>
      </w:r>
      <w:r>
        <w:rPr>
          <w:color w:val="0000FF"/>
        </w:rPr>
        <w:t xml:space="preserve"> joint</w:t>
      </w:r>
      <w:r>
        <w:t xml:space="preserve"> frequency-domain</w:t>
      </w:r>
      <w:r>
        <w:rPr>
          <w:color w:val="0000FF"/>
        </w:rPr>
        <w:t xml:space="preserve"> estimation improves recovery of</w:t>
      </w:r>
      <w:r>
        <w:t xml:space="preserve"> the</w:t>
      </w:r>
      <w:r>
        <w:rPr>
          <w:color w:val="0000FF"/>
        </w:rPr>
        <w:t xml:space="preserve"> individual generating responses across recording and input conditions</w:t>
      </w:r>
      <w:r>
        <w:t>.</w:t>
      </w:r>
      <w:r>
        <w:rPr>
          <w:color w:val="0000FF"/>
        </w:rPr>
        <w:t xml:space="preserve"> [4–6]</w:t>
      </w:r>
    </w:p>
    <w:p ns2:paraId="2BCA64E9" ns2:textId="77777777" w:rsidR="00E63451" w:rsidRDefault="00E63451" w:rsidP="00E63451">
      <w:pPr>
        <w:pStyle w:val="Normal"/>
      </w:pPr>
      <w:r>
        <w:t>A two-input</w:t>
      </w:r>
      <w:r>
        <w:rPr>
          <w:color w:val="0000FF"/>
        </w:rPr>
        <w:t xml:space="preserve"> multiple-input, single-output (MISO)</w:t>
      </w:r>
      <w:r>
        <w:t xml:space="preserve"> TFA model addresses</w:t>
      </w:r>
      <w:r>
        <w:rPr>
          <w:color w:val="0000FF"/>
        </w:rPr>
        <w:t xml:space="preserve"> the omission of the second input</w:t>
      </w:r>
      <w:r>
        <w:t xml:space="preserve"> by estimating the MAP-to-CBFV and PETCO₂-to-CBFV transfer functions together</w:t>
      </w:r>
      <w:r>
        <w:rPr>
          <w:color w:val="0000FF"/>
        </w:rPr>
        <w:t>. Each response is estimated while accounting for the other measured input</w:t>
      </w:r>
      <w:r>
        <w:t>.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r>
        <w:rPr>
          <w:color w:val="0000FF"/>
        </w:rPr>
        <w:t xml:space="preserve"> [5,6]</w:t>
      </w:r>
    </w:p>
    <w:p ns2:paraId="0E8DFE7D" ns2:textId="77777777" w:rsidR="00E63451" w:rsidRDefault="00E63451" w:rsidP="00E63451">
      <w:pPr>
        <w:pStyle w:val="Normal"/>
      </w:pPr>
    </w:p>
    <w:p ns2:paraId="7868AB97" ns2:textId="77777777" w:rsidR="00E63451" w:rsidRDefault="00E63451" w:rsidP="00E63451">
      <w:pPr>
        <w:pStyle w:val="Normal"/>
      </w:pPr>
      <w:commentRangeStart w:id="102"/>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w:t>
      </w:r>
      <w:r>
        <w:rPr>
          <w:color w:val="0000FF"/>
        </w:rPr>
        <w:t xml:space="preserve"> physiological aim is to examine blood-pressure-related CBFV dynamics while accounting for concurrent CO₂ variation, and CO₂-related dynamics while accounting for blood pressure. The</w:t>
      </w:r>
      <w:r>
        <w:t xml:space="preserve"> computational details of this framework are described in the Methods.</w:t>
      </w:r>
      <w:r>
        <w:rPr>
          <w:color w:val="0000FF"/>
        </w:rPr>
        <w:t xml:space="preserve"> [3,5]</w:t>
      </w:r>
      <w:commentRangeEnd w:id="102"/>
      <w:r>
        <w:rPr>
          <w:rStyle w:val="CommentReference"/>
        </w:rPr>
        <w:commentReference w:id="102"/>
      </w:r>
    </w:p>
    <w:p ns2:paraId="628BCA2C" ns2:textId="77777777" w:rsidR="00E63451" w:rsidRDefault="00E63451" w:rsidP="00E63451">
      <w:pPr>
        <w:pStyle w:val="Normal"/>
      </w:pPr>
      <w:r>
        <w:t xml:space="preserve">Adding a second input does not automatically produce a more accurate model. MISO must estimate two pathway coefficients at each frequency from the same finite recording. If MAP and PETCO₂ become too similar within a frequency region, the model can have difficulty </w:t>
      </w:r>
      <w:r>
        <w:lastRenderedPageBreak/>
        <w:t>distinguishing their effects. In this situation, small spectral errors can produce large changes in the estimated transfer functions.</w:t>
      </w:r>
      <w:r>
        <w:rPr>
          <w:color w:val="0000FF"/>
        </w:rPr>
        <w:t xml:space="preserve"> Some variation unique to each input is needed to distinguish their responses; the inputs do not have to be completely independent. [6]</w:t>
      </w:r>
      <w:r>
        <w:t xml:space="preserve"> Short recordings, weak PETCO₂ fluctuations, measurement noise,</w:t>
      </w:r>
      <w:r>
        <w:rPr>
          <w:color w:val="0000FF"/>
        </w:rPr>
        <w:t xml:space="preserve"> and</w:t>
      </w:r>
      <w:r>
        <w:t xml:space="preserve"> signal misalignment</w:t>
      </w:r>
      <w:r>
        <w:t xml:space="preserve"> may also affect this balance.</w:t>
      </w:r>
      <w:r>
        <w:rPr>
          <w:color w:val="0000FF"/>
        </w:rPr>
        <w:t xml:space="preserve"> Even when the inputs are independent, including PETCO₂ can account for CBFV variation that remains unexplained in a MAP-only model. This can reduce variation in the MAP estimate across repeated finite recordings, although improvement is not guaranteed. A separate PETCO₂-only fit does not remove that unexplained variation from the MAP-only fit.</w:t>
      </w:r>
      <w:r>
        <w:rPr>
          <w:color w:val="0000FF"/>
        </w:rPr>
        <w:t xml:space="preserve"> Here, identifiability means that the recording contains enough input-specific variation to estimate the two responses without assigning the same fluctuation to both.</w:t>
      </w:r>
    </w:p>
    <w:p ns2:paraId="27D7DFAA" ns2:textId="77777777" w:rsidR="00E63451" w:rsidRDefault="00E63451" w:rsidP="00E63451">
      <w:pPr>
        <w:pStyle w:val="Normal"/>
      </w:pPr>
      <w:r>
        <w:t>The two-input framework</w:t>
      </w:r>
      <w:r>
        <w:rPr>
          <w:color w:val="0000FF"/>
        </w:rPr>
        <w:t xml:space="preserve"> is</w:t>
      </w:r>
      <w:r>
        <w:t xml:space="preserve"> applied to resting baseline recordings from</w:t>
      </w:r>
      <w:r>
        <w:rPr>
          <w:color w:val="0000FF"/>
        </w:rPr>
        <w:t xml:space="preserve"> cognitively normal (NC)</w:t>
      </w:r>
      <w:r>
        <w:t xml:space="preserve"> adults.</w:t>
      </w:r>
      <w:r>
        <w:rPr>
          <w:color w:val="0000FF"/>
        </w:rPr>
        <w:t xml:space="preserve"> We compare</w:t>
      </w:r>
      <w:r>
        <w:t xml:space="preserve"> MISO with</w:t>
      </w:r>
      <w:r>
        <w:rPr>
          <w:color w:val="0000FF"/>
        </w:rPr>
        <w:t xml:space="preserve"> a</w:t>
      </w:r>
      <w:r>
        <w:t xml:space="preserve"> conventional</w:t>
      </w:r>
      <w:r>
        <w:t xml:space="preserve"> MAP-</w:t>
      </w:r>
      <w:r>
        <w:rPr>
          <w:color w:val="0000FF"/>
        </w:rPr>
        <w:t>only SISO model by estimating transfer functions from training blocks</w:t>
      </w:r>
      <w:r>
        <w:t xml:space="preserve"> and</w:t>
      </w:r>
      <w:r>
        <w:rPr>
          <w:color w:val="0000FF"/>
        </w:rPr>
        <w:t xml:space="preserve"> evaluating CBFV prediction in a separate, held-out block. This asks whether including measured</w:t>
      </w:r>
      <w:r>
        <w:t xml:space="preserve"> PETCO₂</w:t>
      </w:r>
      <w:r>
        <w:rPr>
          <w:color w:val="0000FF"/>
        </w:rPr>
        <w:t xml:space="preserve"> improves prediction of an unseen part of</w:t>
      </w:r>
      <w:r>
        <w:t xml:space="preserve"> the</w:t>
      </w:r>
      <w:r>
        <w:rPr>
          <w:color w:val="0000FF"/>
        </w:rPr>
        <w:t xml:space="preserve"> recording</w:t>
      </w:r>
      <w:r>
        <w:t>. This application provides physiological relevance, but it cannot establish which model is closer to the underlying pathways because those pathways are not known in subject data.</w:t>
      </w:r>
      <w:r>
        <w:rPr>
          <w:color w:val="0000FF"/>
        </w:rPr>
        <w:t xml:space="preserve"> Selected NC input properties also inform the simulated input spectra and operating levels; they do not establish the true human transfer functions or calibrate their recovery accuracy.</w:t>
      </w:r>
    </w:p>
    <w:p ns2:paraId="1FAC42E5" ns2:textId="77777777" w:rsidR="00E63451" w:rsidRDefault="00E63451" w:rsidP="00E63451">
      <w:pPr>
        <w:pStyle w:val="Normal"/>
      </w:pPr>
      <w:r>
        <w:t>Known-truth simulation provides the complementary evaluation.</w:t>
      </w:r>
      <w:r>
        <w:rPr>
          <w:color w:val="0000FF"/>
        </w:rPr>
        <w:t xml:space="preserve"> Prespecified</w:t>
      </w:r>
      <w:r>
        <w:t xml:space="preserve"> MAP-to-output and PETCO₂-to-output transfer functions are defined first. Synthetic input time series are then generated, passed through these model pathways, and combined to create a synthetic output time series. MISO and SISO models are estimated using only the</w:t>
      </w:r>
      <w:r>
        <w:rPr>
          <w:color w:val="0000FF"/>
        </w:rPr>
        <w:t xml:space="preserve"> same</w:t>
      </w:r>
      <w:r>
        <w:t xml:space="preserve"> generated input and output observations, and their gain, phase, and complex transfer functions are compared directly with the prespecified transfer functions. Recording duration, noise, input relationships,</w:t>
      </w:r>
      <w:r>
        <w:rPr>
          <w:color w:val="0000FF"/>
        </w:rPr>
        <w:t xml:space="preserve"> pathway strength, and</w:t>
      </w:r>
      <w:r>
        <w:t xml:space="preserve"> timing alignment</w:t>
      </w:r>
      <w:r>
        <w:t xml:space="preserve"> are varied to determine how each condition affects pathway recovery.</w:t>
      </w:r>
      <w:r>
        <w:rPr>
          <w:color w:val="0000FF"/>
        </w:rPr>
        <w:t xml:space="preserve"> The spectral estimation settings are held fixed so that the comparisons reflect the declared changes in recording and input conditions. Repeated random recordings under each condition assess how consistently each estimator recovers the assigned responses. This follows the general logic</w:t>
      </w:r>
      <w:r>
        <w:t xml:space="preserve"> of</w:t>
      </w:r>
      <w:r>
        <w:rPr>
          <w:color w:val="0000FF"/>
        </w:rPr>
        <w:t xml:space="preserve"> evaluating methods against a known data-generating system;</w:t>
      </w:r>
      <w:r>
        <w:t xml:space="preserve"> the</w:t>
      </w:r>
      <w:r>
        <w:rPr>
          <w:color w:val="0000FF"/>
        </w:rPr>
        <w:t xml:space="preserve"> particular generating rules and parameter values used here are specified study assumptions</w:t>
      </w:r>
      <w:r>
        <w:t>.</w:t>
      </w:r>
      <w:r>
        <w:rPr>
          <w:color w:val="0000FF"/>
        </w:rPr>
        <w:t xml:space="preserve"> [5–8]</w:t>
      </w:r>
    </w:p>
    <w:p ns2:paraId="2E8EFF45" ns2:textId="77777777" w:rsidR="00E63451" w:rsidRDefault="00E63451" w:rsidP="00E63451">
      <w:pPr>
        <w:pStyle w:val="Normal"/>
      </w:pPr>
      <w:r>
        <w:t>The primary objective of this study is to develop and evaluate a reproducible two-input TFA framework</w:t>
      </w:r>
      <w:r>
        <w:rPr>
          <w:color w:val="0000FF"/>
        </w:rPr>
        <w:t xml:space="preserve"> for examining blood</w:t>
      </w:r>
      <w:r>
        <w:t>-</w:t>
      </w:r>
      <w:r>
        <w:rPr>
          <w:color w:val="0000FF"/>
        </w:rPr>
        <w:t>pressure</w:t>
      </w:r>
      <w:r>
        <w:t>-</w:t>
      </w:r>
      <w:r>
        <w:t xml:space="preserve"> and</w:t>
      </w:r>
      <w:r>
        <w:rPr>
          <w:color w:val="0000FF"/>
        </w:rPr>
        <w:t xml:space="preserve"> CO₂</w:t>
      </w:r>
      <w:r>
        <w:t>-</w:t>
      </w:r>
      <w:r>
        <w:rPr>
          <w:color w:val="0000FF"/>
        </w:rPr>
        <w:t>related CBFV</w:t>
      </w:r>
      <w:r>
        <w:t xml:space="preserve"> dynamics. We</w:t>
      </w:r>
      <w:r>
        <w:t xml:space="preserve"> use known-truth simulations to</w:t>
      </w:r>
      <w:r>
        <w:rPr>
          <w:color w:val="0000FF"/>
        </w:rPr>
        <w:t xml:space="preserve"> compare MISO and SISO</w:t>
      </w:r>
      <w:r>
        <w:t xml:space="preserve"> pathway-recovery accuracy across relevant recording and input conditions</w:t>
      </w:r>
      <w:r>
        <w:rPr>
          <w:color w:val="0000FF"/>
        </w:rPr>
        <w:t>. In a complementary analysis, we assess</w:t>
      </w:r>
      <w:r>
        <w:t xml:space="preserve"> whether</w:t>
      </w:r>
      <w:r>
        <w:rPr>
          <w:color w:val="0000FF"/>
        </w:rPr>
        <w:t xml:space="preserve"> including PETCO₂ improves CBFV prediction in held-out</w:t>
      </w:r>
      <w:r>
        <w:t xml:space="preserve"> NC</w:t>
      </w:r>
      <w:r>
        <w:rPr>
          <w:color w:val="0000FF"/>
        </w:rPr>
        <w:t xml:space="preserve"> recording blocks</w:t>
      </w:r>
      <w:r>
        <w:t>. Together, these analyses</w:t>
      </w:r>
      <w:r>
        <w:rPr>
          <w:color w:val="0000FF"/>
        </w:rPr>
        <w:t xml:space="preserve"> evaluate when jointly considering blood pressure and CO₂ can support interpretation of cerebral blood </w:t>
      </w:r>
      <w:r>
        <w:rPr>
          <w:color w:val="0000FF"/>
        </w:rPr>
        <w:lastRenderedPageBreak/>
        <w:t>flow regulation</w:t>
      </w:r>
      <w:r>
        <w:t>,</w:t>
      </w:r>
      <w:r>
        <w:rPr>
          <w:color w:val="0000FF"/>
        </w:rPr>
        <w:t xml:space="preserve"> while distinguishing accurate recovery in a controlled model from predictive performance in human recordings</w:t>
      </w:r>
      <w:r>
        <w:t>.</w:t>
      </w:r>
    </w:p>
    <w:p ns2:paraId="47599070" ns2:textId="77777777" w:rsidR="00296D06" w:rsidRDefault="00000000">
      <w:pPr>
        <w:keepNext/>
        <w:pStyle w:val="Heading1"/>
      </w:pPr>
      <w:commentRangeStart w:id="157"/>
      <w:r>
        <w:rPr>
          <w:b/>
          <w:color w:val="0000FF"/>
        </w:rPr>
        <w:t>Methods</w:t>
      </w:r>
      <w:commentRangeEnd w:id="157"/>
      <w:r>
        <w:rPr>
          <w:rStyle w:val="CommentReference"/>
          <w:color w:val="0000FF"/>
        </w:rPr>
        <w:commentReference w:id="157"/>
      </w:r>
    </w:p>
    <w:p ns2:paraId="139B24D8" ns2:textId="77777777" w:rsidR="00000000" w:rsidRDefault="00000000">
      <w:pPr>
        <w:pStyle w:val="Heading2"/>
      </w:pPr>
      <w:r>
        <w:rPr>
          <w:color w:val="0000FF"/>
        </w:rPr>
        <w:t>Study design and two accuracy questions</w:t>
      </w:r>
    </w:p>
    <w:p ns2:paraId="41E12DF6" ns2:textId="77777777" w:rsidR="00000000" w:rsidRDefault="00000000">
      <w:pPr>
        <w:pStyle w:val="Normal"/>
      </w:pPr>
      <w:r>
        <w:rPr>
          <w:color w:val="0000FF"/>
        </w:rP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63504531" ns2:textId="77777777" w:rsidR="00000000" w:rsidRDefault="00000000">
      <w:pPr>
        <w:spacing w:before="80" w:after="40"/>
        <w:jc w:val="center"/>
      </w:pPr>
      <w:r>
        <w:rPr>
          <w:noProof/>
        </w:rPr>
        <w:drawing>
          <ns5:inline distT="0" distB="0" distL="0" distR="0" ns6:anchorId="75BE7802" ns6:editId="270EE41B">
            <ns5:extent cx="5806440" cy="3225555"/>
            <ns5:effectExtent l="0" t="0" r="0" b="0"/>
            <ns5:docPr id="1" name="Picture 1"/>
            <ns5:cNvGraphicFramePr>
              <ns7:graphicFrameLocks noChangeAspect="1"/>
            </ns5:cNvGraphicFramePr>
            <ns7:graphic>
              <ns7:graphicData uri="http://schemas.openxmlformats.org/drawingml/2006/picture">
                <ns8:pic>
                  <ns8:nvPicPr>
                    <ns8:cNvPr id="0" name="figure1_study_design.png"/>
                    <ns8:cNvPicPr/>
                  </ns8:nvPicPr>
                  <ns8:blipFill>
                    <ns7:blip ns3:embed="rId9"/>
                    <ns7:stretch>
                      <ns7:fillRect/>
                    </ns7:stretch>
                  </ns8:blipFill>
                  <ns8:spPr>
                    <ns7:xfrm>
                      <ns7:off x="0" y="0"/>
                      <ns7:ext cx="5806440" cy="3225555"/>
                    </ns7:xfrm>
                    <ns7:prstGeom prst="rect">
                      <ns7:avLst/>
                    </ns7:prstGeom>
                  </ns8:spPr>
                </ns8:pic>
              </ns7:graphicData>
            </ns7:graphic>
          </ns5:inline>
        </w:drawing>
      </w:r>
    </w:p>
    <w:p ns2:paraId="197B5EBE" ns2:textId="77777777" w:rsidR="00000000" w:rsidRDefault="00000000">
      <w:pPr>
        <w:pStyle w:val="Caption"/>
      </w:pPr>
      <w:r>
        <w:rPr>
          <w:i/>
          <w:color w:val="0000FF"/>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76AD18BF" ns2:textId="77777777" w:rsidR="00000000" w:rsidRDefault="00000000">
      <w:pPr>
        <w:pStyle w:val="Normal"/>
      </w:pPr>
      <w:r>
        <w:rPr>
          <w:color w:val="0000FF"/>
        </w:rPr>
        <w:t>For each simulated replicate and frequency, the estimated complex transfer function was compared with the complex transfer function used to generate the recording. This comparison includes both response size and timing. Squared errors were normalized by the mean squared magnitude of the known pathway across the reporting band, then averaged across paired replicates at each frequency. This uses one reference magnitude for the pathway rather than dividing by a potentially very small gain at each frequency. When the entire generating pathway had zero gain, absolute error was used.</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029DDDFE" ns2:textId="77777777">
        <w:trPr>
          <w:jc w:val="center"/>
        </w:trPr>
        <w:tc>
          <w:tcPr>
            <w:tcW w:w="4060" w:type="dxa"/>
          </w:tcPr>
          <w:p ns2:paraId="699B442E" ns2:textId="77777777" w:rsidR="00000000" w:rsidRDefault="00000000">
            <w:pPr>
              <w:spacing w:after="20"/>
              <w:jc w:val="center"/>
            </w:pPr>
            <ns9:oMathPara>
              <ns9:oMath>
                <ns9:r>
                  <ns9:rPr>
                    <w:color w:val="0000FF"/>
                  </ns9:rPr>
                  <w:rPr>
                    <w:rFonts w:ascii="Cambria Math" w:hAnsi="Cambria Math"/>
                  </w:rPr>
                  <ns9:t xml:space="preserve">E(f) = </ns9:t>
                </ns9:r>
                <ns9:f>
                  <ns9:fPr>
                    <ns9:ctrlPr>
                      <w:rPr>
                        <w:rFonts w:ascii="Cambria Math" w:hAnsi="Cambria Math"/>
                      </w:rPr>
                    </ns9:ctrlPr>
                  </ns9:fPr>
                  <ns9:num>
                    <ns9:r>
                      <ns9:rPr>
                        <w:color w:val="0000FF"/>
                      </ns9:rPr>
                      <w:rPr>
                        <w:rFonts w:ascii="Cambria Math" w:hAnsi="Cambria Math"/>
                      </w:rPr>
                      <ns9:t>meanᵣ |Ĥᵣ(f) - H(f)|²</ns9:t>
                    </ns9:r>
                  </ns9:num>
                  <ns9:den>
                    <ns9:r>
                      <ns9:rPr>
                        <w:color w:val="0000FF"/>
                      </ns9:rPr>
                      <w:rPr>
                        <w:rFonts w:ascii="Cambria Math" w:hAnsi="Cambria Math"/>
                      </w:rPr>
                      <ns9:t>meanν∈B |H(ν)|²</ns9:t>
                    </ns9:r>
                  </ns9:den>
                </ns9:f>
              </ns9:oMath>
            </ns9:oMathPara>
          </w:p>
        </w:tc>
        <w:tc>
          <w:tcPr>
            <w:tcW w:w="800" w:type="dxa"/>
            <w:noWrap/>
          </w:tcPr>
          <w:p ns2:paraId="56AB3F07" ns2:textId="77777777" w:rsidR="00000000" w:rsidRDefault="00000000">
            <w:pPr>
              <w:spacing w:after="20"/>
              <w:jc w:val="right"/>
              <w:keepLines/>
            </w:pPr>
            <w:r>
              <w:rPr>
                <w:rFonts w:ascii="Times New Roman" w:hAnsi="Times New Roman" w:eastAsia="Times New Roman" w:cs="Times New Roman"/>
                <w:sz w:val="20"/>
                <w:szCs w:val="20"/>
                <w:color w:val="0000FF"/>
              </w:rPr>
              <w:t>(1)</w:t>
            </w:r>
          </w:p>
        </w:tc>
      </w:tr>
    </w:tbl>
    <w:p ns2:paraId="7D5A02B5" ns2:textId="77777777" w:rsidR="00000000" w:rsidRDefault="00000000">
      <w:pPr>
        <w:pStyle w:val="Normal"/>
      </w:pPr>
      <w:r>
        <w:rPr>
          <w:color w:val="0000FF"/>
        </w:rPr>
        <w:lastRenderedPageBreak/>
        <w:t>Here H(f) is the known generating transfer function and Ĥᵣ(f) is its estimate from replicate r. The numerator averages squared error across replicates at a fixed frequency; the denominator averages squared true gain across frequencies in the reporting band. The frequency axis is therefore retained.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48FD4D8D" ns2:textId="77777777">
        <w:trPr>
          <w:jc w:val="center"/>
        </w:trPr>
        <w:tc>
          <w:tcPr>
            <w:tcW w:w="4060" w:type="dxa"/>
          </w:tcPr>
          <w:p ns2:paraId="0126C4C2" ns2:textId="77777777" w:rsidR="00000000" w:rsidRDefault="00000000">
            <w:pPr>
              <w:spacing w:after="20"/>
              <w:jc w:val="center"/>
            </w:pPr>
            <ns9:oMathPara>
              <ns9:oMath>
                <ns9:r>
                  <ns9:rPr>
                    <w:color w:val="0000FF"/>
                  </ns9:rPr>
                  <w:rPr>
                    <w:rFonts w:ascii="Cambria Math" w:hAnsi="Cambria Math"/>
                  </w:rPr>
                  <ns9:t xml:space="preserve">A = </ns9:t>
                </ns9:r>
                <ns9:sSub>
                  <ns9:sSubPr>
                    <ns9:ctrlPr>
                      <w:rPr>
                        <w:rFonts w:ascii="Cambria Math" w:hAnsi="Cambria Math"/>
                      </w:rPr>
                    </ns9:ctrlPr>
                  </ns9:sSubPr>
                  <ns9:e>
                    <ns9:r>
                      <ns9:rPr>
                        <w:color w:val="0000FF"/>
                      </ns9:rPr>
                      <w:rPr>
                        <w:rFonts w:ascii="Cambria Math" w:hAnsi="Cambria Math"/>
                      </w:rPr>
                      <ns9:t>log</ns9:t>
                    </ns9:r>
                  </ns9:e>
                  <ns9:sub>
                    <ns9:r>
                      <ns9:rPr>
                        <w:color w:val="0000FF"/>
                      </ns9:rPr>
                      <w:rPr>
                        <w:rFonts w:ascii="Cambria Math" w:hAnsi="Cambria Math"/>
                      </w:rPr>
                      <ns9:t>10</ns9:t>
                    </ns9:r>
                  </ns9:sub>
                </ns9:sSub>
                <ns9:r>
                  <ns9:rPr>
                    <w:color w:val="0000FF"/>
                  </ns9:rPr>
                  <w:rPr>
                    <w:rFonts w:ascii="Cambria Math" w:hAnsi="Cambria Math"/>
                  </w:rPr>
                  <ns9:t>(</ns9:t>
                </ns9:r>
                <ns9:f>
                  <ns9:fPr>
                    <ns9:ctrlPr>
                      <w:rPr>
                        <w:rFonts w:ascii="Cambria Math" w:hAnsi="Cambria Math"/>
                      </w:rPr>
                    </ns9:ctrlPr>
                  </ns9:fPr>
                  <ns9:num>
                    <ns9:sSub>
                      <ns9:sSubPr>
                        <ns9:ctrlPr>
                          <w:rPr>
                            <w:rFonts w:ascii="Cambria Math" w:hAnsi="Cambria Math"/>
                          </w:rPr>
                        </ns9:ctrlPr>
                      </ns9:sSubPr>
                      <ns9:e>
                        <ns9:r>
                          <ns9:rPr>
                            <w:color w:val="0000FF"/>
                          </ns9:rPr>
                          <w:rPr>
                            <w:rFonts w:ascii="Cambria Math" w:hAnsi="Cambria Math"/>
                          </w:rPr>
                          <ns9:t>E</ns9:t>
                        </ns9:r>
                      </ns9:e>
                      <ns9:sub>
                        <ns9:r>
                          <ns9:rPr>
                            <w:color w:val="0000FF"/>
                          </ns9:rPr>
                          <w:rPr>
                            <w:rFonts w:ascii="Cambria Math" w:hAnsi="Cambria Math"/>
                          </w:rPr>
                          <ns9:t>SISO</ns9:t>
                        </ns9:r>
                      </ns9:sub>
                    </ns9:sSub>
                  </ns9:num>
                  <ns9:den>
                    <ns9:sSub>
                      <ns9:sSubPr>
                        <ns9:ctrlPr>
                          <w:rPr>
                            <w:rFonts w:ascii="Cambria Math" w:hAnsi="Cambria Math"/>
                          </w:rPr>
                        </ns9:ctrlPr>
                      </ns9:sSubPr>
                      <ns9:e>
                        <ns9:r>
                          <ns9:rPr>
                            <w:color w:val="0000FF"/>
                          </ns9:rPr>
                          <w:rPr>
                            <w:rFonts w:ascii="Cambria Math" w:hAnsi="Cambria Math"/>
                          </w:rPr>
                          <ns9:t>E</ns9:t>
                        </ns9:r>
                      </ns9:e>
                      <ns9:sub>
                        <ns9:r>
                          <ns9:rPr>
                            <w:color w:val="0000FF"/>
                          </ns9:rPr>
                          <w:rPr>
                            <w:rFonts w:ascii="Cambria Math" w:hAnsi="Cambria Math"/>
                          </w:rPr>
                          <ns9:t>MISO</ns9:t>
                        </ns9:r>
                      </ns9:sub>
                    </ns9:sSub>
                  </ns9:den>
                </ns9:f>
                <ns9:r>
                  <ns9:rPr>
                    <w:color w:val="0000FF"/>
                  </ns9:rPr>
                  <w:rPr>
                    <w:rFonts w:ascii="Cambria Math" w:hAnsi="Cambria Math"/>
                  </w:rPr>
                  <ns9:t>)</ns9:t>
                </ns9:r>
              </ns9:oMath>
            </ns9:oMathPara>
          </w:p>
        </w:tc>
        <w:tc>
          <w:tcPr>
            <w:tcW w:w="800" w:type="dxa"/>
            <w:noWrap/>
          </w:tcPr>
          <w:p ns2:paraId="4B16E934" ns2:textId="77777777" w:rsidR="00000000" w:rsidRDefault="00000000">
            <w:pPr>
              <w:spacing w:after="20"/>
              <w:jc w:val="right"/>
              <w:keepLines/>
            </w:pPr>
            <w:r>
              <w:rPr>
                <w:rFonts w:ascii="Times New Roman" w:hAnsi="Times New Roman" w:eastAsia="Times New Roman" w:cs="Times New Roman"/>
                <w:sz w:val="20"/>
                <w:szCs w:val="20"/>
                <w:color w:val="0000FF"/>
              </w:rPr>
              <w:t>(2)</w:t>
            </w:r>
          </w:p>
        </w:tc>
      </w:tr>
    </w:tbl>
    <w:p ns2:paraId="3894F603" ns2:textId="77777777" w:rsidR="00000000" w:rsidRDefault="00000000">
      <w:pPr>
        <w:pStyle w:val="Heading2"/>
      </w:pPr>
      <w:r>
        <w:rPr>
          <w:color w:val="0000FF"/>
        </w:rPr>
        <w:t>Frequency, power, and signal-to-noise ratio</w:t>
      </w:r>
    </w:p>
    <w:p ns2:paraId="45AE981F" ns2:textId="77777777" w:rsidR="00000000" w:rsidRDefault="00000000">
      <w:pPr>
        <w:pStyle w:val="Normal"/>
      </w:pPr>
      <w:r>
        <w:rPr>
          <w:color w:val="0000FF"/>
        </w:rP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p ns2:paraId="5E4ADB2F" ns2:textId="77777777" w:rsidR="00296D06" w:rsidRDefault="00000000">
      <w:pPr>
        <w:pStyle w:val="Normal"/>
      </w:pPr>
      <w:r>
        <w:rPr>
          <w:color w:val="0000FF"/>
        </w:rPr>
        <w:t>Frequency describes how often a fluctuation repeats: 0.10 Hz corresponds to a 10-second cycle and 0.20 Hz to a 5-second cycle. Phase expresses relative timing as a fraction of that cycle. A one-second timing difference is therefore 36 degrees at 0.10 Hz. The sign depends on which signal is taken as the reference.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7677DF5A" ns2:textId="77777777">
        <w:trPr>
          <w:jc w:val="center"/>
        </w:trPr>
        <w:tc>
          <w:tcPr>
            <w:tcW w:w="4060" w:type="dxa"/>
          </w:tcPr>
          <w:p ns2:paraId="560EBE98" ns2:textId="77777777" w:rsidR="00000000" w:rsidRDefault="00000000">
            <w:pPr>
              <w:spacing w:after="20"/>
              <w:jc w:val="center"/>
            </w:pPr>
            <ns9:oMathPara>
              <ns9:oMath>
                <ns9:r>
                  <ns9:rPr>
                    <w:color w:val="0000FF"/>
                  </ns9:rPr>
                  <w:rPr>
                    <w:rFonts w:ascii="Cambria Math" w:hAnsi="Cambria Math"/>
                  </w:rPr>
                  <ns9:t>Pₓ = ⟨(x-x̄)²⟩</ns9:t>
                </ns9:r>
              </ns9:oMath>
            </ns9:oMathPara>
          </w:p>
        </w:tc>
        <w:tc>
          <w:tcPr>
            <w:tcW w:w="800" w:type="dxa"/>
            <w:noWrap/>
          </w:tcPr>
          <w:p ns2:paraId="0EB2A530" ns2:textId="77777777" w:rsidR="00000000" w:rsidRDefault="00000000">
            <w:pPr>
              <w:spacing w:after="20"/>
              <w:jc w:val="right"/>
              <w:keepLines/>
            </w:pPr>
            <w:r>
              <w:rPr>
                <w:rFonts w:ascii="Times New Roman" w:hAnsi="Times New Roman" w:eastAsia="Times New Roman" w:cs="Times New Roman"/>
                <w:sz w:val="20"/>
                <w:szCs w:val="20"/>
                <w:color w:val="0000FF"/>
              </w:rPr>
              <w:t>(3)</w:t>
            </w:r>
          </w:p>
        </w:tc>
      </w:tr>
    </w:tbl>
    <w:p ns2:paraId="6FC07362" ns2:textId="77777777" w:rsidR="00000000" w:rsidRDefault="00000000">
      <w:pPr>
        <w:pStyle w:val="Normal"/>
      </w:pPr>
      <w:r>
        <w:rPr>
          <w:color w:val="0000FF"/>
        </w:rP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[9]</w:t>
      </w:r>
    </w:p>
    <w:p ns2:paraId="451761D3" ns2:textId="77777777" w:rsidR="00000000" w:rsidRDefault="00000000">
      <w:pPr>
        <w:pStyle w:val="Heading2"/>
      </w:pPr>
      <w:r>
        <w:rPr>
          <w:color w:val="0000FF"/>
        </w:rPr>
        <w:t>Known-truth signal generation</w:t>
      </w:r>
    </w:p>
    <w:p ns2:paraId="2D10B2CC" ns2:textId="77777777" w:rsidR="00000000" w:rsidRDefault="00000000">
      <w:pPr>
        <w:pStyle w:val="Normal"/>
      </w:pPr>
      <w:r>
        <w:rPr>
          <w:color w:val="0000FF"/>
        </w:rP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ns2:paraId="74A7F919" ns2:textId="77777777" w:rsidR="00000000" w:rsidRDefault="00000000">
      <w:pPr>
        <w:pStyle w:val="Normal"/>
      </w:pPr>
      <w:r>
        <w:rPr>
          <w:color w:val="0000FF"/>
        </w:rPr>
        <w:t xml:space="preserve">A response rule is represented in two equivalent ways. In the time domain, a kernel is a list of weights that determines how an input value affects the current and later CBFV values. A constant multiplier would create an instantaneous response with the same gain at every </w:t>
      </w:r>
      <w:r>
        <w:rPr>
          <w:color w:val="0000FF"/>
        </w:rPr>
        <w:lastRenderedPageBreak/>
        <w:t>frequency. A kernel allows the response to develop over time and therefore allows its gain and phase to differ across frequency.</w:t>
      </w:r>
    </w:p>
    <w:p ns2:paraId="6B0C2EBD" ns2:textId="77777777" w:rsidR="00000000" w:rsidRDefault="00000000">
      <w:pPr>
        <w:pStyle w:val="Normal"/>
      </w:pPr>
      <w:r>
        <w:rPr>
          <w:color w:val="0000FF"/>
        </w:rP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ns2:paraId="4D69EFD6" ns2:textId="77777777" w:rsidR="00000000" w:rsidRDefault="00000000">
      <w:pPr>
        <w:pStyle w:val="Normal"/>
      </w:pPr>
      <w:r>
        <w:rPr>
          <w:color w:val="0000FF"/>
        </w:rP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stored seeds determine the random realization. The requested SNR sets target noise power to signal power divided by 10^(SNR/10); the generated noise is scaled to that power. Thus a noise condition changes the observation without changing the underlying clean pathway. The cited physiological literature motivates the different pressure and CO₂ response patterns; it does not establish these exact numerical constants. [2,3]</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7B08D614" ns2:textId="77777777">
        <w:trPr>
          <w:jc w:val="center"/>
        </w:trPr>
        <w:tc>
          <w:tcPr>
            <w:tcW w:w="4060" w:type="dxa"/>
          </w:tcPr>
          <w:p ns2:paraId="7422C339" ns2:textId="77777777" w:rsidR="00000000" w:rsidRDefault="00000000">
            <w:pPr>
              <w:spacing w:after="20"/>
              <w:jc w:val="center"/>
            </w:pPr>
            <ns9:oMathPara>
              <ns9:oMath>
                <ns9:r>
                  <ns9:rPr>
                    <w:color w:val="0000FF"/>
                  </ns9:rPr>
                  <w:rPr>
                    <w:rFonts w:ascii="Cambria Math" w:hAnsi="Cambria Math"/>
                  </w:rPr>
                  <ns9:t>Y = HₘM + H꜀C + E</ns9:t>
                </ns9:r>
              </ns9:oMath>
            </ns9:oMathPara>
          </w:p>
        </w:tc>
        <w:tc>
          <w:tcPr>
            <w:tcW w:w="800" w:type="dxa"/>
            <w:noWrap/>
          </w:tcPr>
          <w:p ns2:paraId="74A863C8" ns2:textId="77777777" w:rsidR="00000000" w:rsidRDefault="00000000">
            <w:pPr>
              <w:spacing w:after="20"/>
              <w:jc w:val="right"/>
              <w:keepLines/>
            </w:pPr>
            <w:r>
              <w:rPr>
                <w:rFonts w:ascii="Times New Roman" w:hAnsi="Times New Roman" w:eastAsia="Times New Roman" w:cs="Times New Roman"/>
                <w:sz w:val="20"/>
                <w:szCs w:val="20"/>
                <w:color w:val="0000FF"/>
              </w:rPr>
              <w:t>(4)</w:t>
            </w:r>
          </w:p>
        </w:tc>
      </w:tr>
    </w:tbl>
    <w:p ns2:paraId="78C7788E" ns2:textId="77777777" w:rsidR="00296D06" w:rsidRDefault="00000000">
      <w:pPr>
        <w:pStyle w:val="Normal"/>
      </w:pPr>
      <w:r>
        <w:rPr>
          <w:color w:val="0000FF"/>
        </w:rPr>
        <w:t>In this expression, M and C represent the MAP and CO₂ fluctuations at a frequency, Hₘ and H꜀ are their assigned responses, Y is the resulting CBFV fluctuation, and E is the remaining output component. The primary model assumes that this remaining component is not systematically related to either clean input. Otherwise, part of an unmeasured influence could be assigned to an input response. Input recording noise is tested separately by altering what the estimator observes after clean CBFV has been generated.</w:t>
      </w:r>
    </w:p>
    <w:p ns2:paraId="1D09C929" ns2:textId="77777777" w:rsidR="00000000" w:rsidRDefault="00000000">
      <w:pPr>
        <w:pStyle w:val="Heading2"/>
      </w:pPr>
      <w:r>
        <w:rPr>
          <w:color w:val="0000FF"/>
        </w:rPr>
        <w:t>Signal families and paired realizations</w:t>
      </w:r>
    </w:p>
    <w:p ns2:paraId="1B76E22B" ns2:textId="77777777" w:rsidR="00000000" w:rsidRDefault="00000000">
      <w:pPr>
        <w:pStyle w:val="Normal"/>
      </w:pPr>
      <w:r>
        <w:rPr>
          <w:color w:val="0000FF"/>
        </w:rP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ns2:paraId="3ACF4EE8" ns2:textId="77777777" w:rsidR="00000000" w:rsidRDefault="00000000">
      <w:pPr>
        <w:pStyle w:val="Normal"/>
      </w:pPr>
      <w:r>
        <w:rPr>
          <w:color w:val="0000FF"/>
        </w:rPr>
        <w:t xml:space="preserve">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w:t>
      </w:r>
      <w:r>
        <w:rPr>
          <w:color w:val="0000FF"/>
        </w:rPr>
        <w:lastRenderedPageBreak/>
        <w:t>transform, so the lag changes the timing of the generated inputs rather than being added later as an arbitrary phase label.</w:t>
      </w:r>
    </w:p>
    <w:p ns2:paraId="3E12F877" ns2:textId="77777777" w:rsidR="00000000" w:rsidRDefault="00000000">
      <w:pPr>
        <w:pStyle w:val="Normal"/>
      </w:pPr>
      <w:r>
        <w:rPr>
          <w:color w:val="0000FF"/>
        </w:rP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ns2:paraId="78D2D36E" ns2:textId="77777777" w:rsidR="00000000" w:rsidRDefault="00000000">
      <w:pPr>
        <w:pStyle w:val="CodeCaption"/>
      </w:pPr>
      <w:r>
        <w:rPr>
          <w:i/>
          <w:color w:val="0000FF"/>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441B640B" ns2:textId="77777777">
        <w:trPr>
          <w:cantSplit/>
        </w:trPr>
        <w:tc>
          <w:tcPr>
            <w:tcW w:w="4680" w:type="dxa"/>
            <w:shd w:val="clear" w:color="auto" w:fill="F2F2F2"/>
          </w:tcPr>
          <w:p ns2:paraId="4B0619DF"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for</w:t>
            </w:r>
            <w:r>
              <w:rPr>
                <w:rFonts w:ascii="Consolas" w:hAnsi="Consolas" w:eastAsia="Consolas" w:cs="Consolas"/>
                <w:color w:val="0000FF"/>
                <w:sz w:val="15"/>
                <w:szCs w:val="15"/>
              </w:rPr>
              <w:t xml:space="preserve"> replicateIndex = </w:t>
            </w:r>
            <w:r>
              <w:rPr>
                <w:rFonts w:ascii="Consolas" w:hAnsi="Consolas" w:eastAsia="Consolas" w:cs="Consolas"/>
                <w:color w:val="0000FF"/>
                <w:sz w:val="15"/>
                <w:szCs w:val="15"/>
              </w:rPr>
              <w:t>1</w:t>
            </w:r>
            <w:r>
              <w:rPr>
                <w:rFonts w:ascii="Consolas" w:hAnsi="Consolas" w:eastAsia="Consolas" w:cs="Consolas"/>
                <w:color w:val="0000FF"/>
                <w:sz w:val="15"/>
                <w:szCs w:val="15"/>
              </w:rPr>
              <w:t>:numReplicates</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seed = </w:t>
            </w:r>
            <w:r>
              <w:rPr>
                <w:rFonts w:ascii="Consolas" w:hAnsi="Consolas" w:eastAsia="Consolas" w:cs="Consolas"/>
                <w:color w:val="0000FF"/>
                <w:sz w:val="15"/>
                <w:szCs w:val="15"/>
              </w:rPr>
              <w:t>familySeeds</w:t>
            </w:r>
            <w:r>
              <w:rPr>
                <w:rFonts w:ascii="Consolas" w:hAnsi="Consolas" w:eastAsia="Consolas" w:cs="Consolas"/>
                <w:color w:val="0000FF"/>
                <w:sz w:val="15"/>
                <w:szCs w:val="15"/>
              </w:rPr>
              <w:t>(replicateIndex);</w:t>
            </w:r>
            <w:r>
              <w:rPr>
                <w:rFonts w:ascii="Consolas" w:hAnsi="Consolas" w:eastAsia="Consolas" w:cs="Consolas"/>
                <w:sz w:val="15"/>
                <w:szCs w:val="15"/>
                <w:color w:val="0000FF"/>
              </w:rPr>
              <w:br/>
            </w:r>
            <w:r>
              <w:rPr>
                <w:rFonts w:ascii="Consolas" w:hAnsi="Consolas" w:eastAsia="Consolas" w:cs="Consolas"/>
                <w:color w:val="0000FF"/>
                <w:sz w:val="15"/>
                <w:szCs w:val="15"/>
              </w:rPr>
              <w:t xml:space="preserve">    realization = </w:t>
            </w:r>
            <w:r>
              <w:rPr>
                <w:rFonts w:ascii="Consolas" w:hAnsi="Consolas" w:eastAsia="Consolas" w:cs="Consolas"/>
                <w:color w:val="0000FF"/>
                <w:sz w:val="15"/>
                <w:szCs w:val="15"/>
              </w:rPr>
              <w:t>generateKnownTruthRealization</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scenario, settings, seed, durationSeconds);</w:t>
            </w:r>
            <w:r>
              <w:rPr>
                <w:rFonts w:ascii="Consolas" w:hAnsi="Consolas" w:eastAsia="Consolas" w:cs="Consolas"/>
                <w:sz w:val="15"/>
                <w:szCs w:val="15"/>
                <w:color w:val="0000FF"/>
              </w:rPr>
              <w:br/>
            </w:r>
            <w:r>
              <w:rPr>
                <w:rFonts w:ascii="Consolas" w:hAnsi="Consolas" w:eastAsia="Consolas" w:cs="Consolas"/>
                <w:color w:val="0000FF"/>
                <w:sz w:val="15"/>
                <w:szCs w:val="15"/>
              </w:rPr>
              <w:t xml:space="preserve">    observation = </w:t>
            </w:r>
            <w:r>
              <w:rPr>
                <w:rFonts w:ascii="Consolas" w:hAnsi="Consolas" w:eastAsia="Consolas" w:cs="Consolas"/>
                <w:color w:val="0000FF"/>
                <w:sz w:val="15"/>
                <w:szCs w:val="15"/>
              </w:rPr>
              <w:t>createKnownTruthObservation</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realization, conditionRow);</w:t>
            </w:r>
            <w:r>
              <w:rPr>
                <w:rFonts w:ascii="Consolas" w:hAnsi="Consolas" w:eastAsia="Consolas" w:cs="Consolas"/>
                <w:sz w:val="15"/>
                <w:szCs w:val="15"/>
                <w:color w:val="0000FF"/>
              </w:rPr>
              <w:br/>
            </w:r>
            <w:r>
              <w:rPr>
                <w:rFonts w:ascii="Consolas" w:hAnsi="Consolas" w:eastAsia="Consolas" w:cs="Consolas"/>
                <w:color w:val="0000FF"/>
                <w:sz w:val="15"/>
                <w:szCs w:val="15"/>
              </w:rPr>
              <w:t>end</w:t>
            </w:r>
          </w:p>
        </w:tc>
      </w:tr>
    </w:tbl>
    <w:p ns2:paraId="69D9C047" ns2:textId="77777777" w:rsidR="00000000" w:rsidRDefault="00000000">
      <w:pPr>
        <w:pStyle w:val="Normal"/>
      </w:pPr>
      <w:r>
        <w:rPr>
          <w:color w:val="0000FF"/>
        </w:rP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020E870" ns2:textId="77777777" w:rsidR="00000000" w:rsidRDefault="00000000">
      <w:pPr>
        <w:spacing w:before="80" w:after="40"/>
        <w:jc w:val="center"/>
      </w:pPr>
      <w:r>
        <w:rPr>
          <w:noProof/>
        </w:rPr>
        <w:drawing>
          <ns5:inline distT="0" distB="0" distL="0" distR="0" ns6:anchorId="0151B18F" ns6:editId="361574F2">
            <ns5:extent cx="5806440" cy="2924599"/>
            <ns5:effectExtent l="0" t="0" r="0" b="0"/>
            <ns5:docPr id="2" name="Picture 2"/>
            <ns5:cNvGraphicFramePr>
              <ns7:graphicFrameLocks noChangeAspect="1"/>
            </ns5:cNvGraphicFramePr>
            <ns7:graphic>
              <ns7:graphicData uri="http://schemas.openxmlformats.org/drawingml/2006/picture">
                <ns8:pic>
                  <ns8:nvPicPr>
                    <ns8:cNvPr id="0" name="figure2_simulation_replicates.png"/>
                    <ns8:cNvPicPr/>
                  </ns8:nvPicPr>
                  <ns8:blipFill>
                    <ns7:blip ns3:embed="rId10"/>
                    <ns7:stretch>
                      <ns7:fillRect/>
                    </ns7:stretch>
                  </ns8:blipFill>
                  <ns8:spPr>
                    <ns7:xfrm>
                      <ns7:off x="0" y="0"/>
                      <ns7:ext cx="5806440" cy="2924599"/>
                    </ns7:xfrm>
                    <ns7:prstGeom prst="rect">
                      <ns7:avLst/>
                    </ns7:prstGeom>
                  </ns8:spPr>
                </ns8:pic>
              </ns7:graphicData>
            </ns7:graphic>
          </ns5:inline>
        </w:drawing>
      </w:r>
    </w:p>
    <w:p ns2:paraId="5981C9DB" ns2:textId="77777777" w:rsidR="00000000" w:rsidRDefault="00000000">
      <w:pPr>
        <w:pStyle w:val="Caption"/>
      </w:pPr>
      <w:r>
        <w:rPr>
          <w:i/>
          <w:color w:val="0000FF"/>
        </w:rPr>
        <w:t>Figure 2. How one fixed simulation condition produces paired family realizations. Each realization is observed once, analyzed by both estimators, and compared with the same known pathway responses.</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54C8038A" ns2:textId="77777777" w:rsidR="00000000" w:rsidRDefault="00000000">
      <w:pPr>
        <w:pStyle w:val="Heading2"/>
      </w:pPr>
      <w:r>
        <w:rPr>
          <w:color w:val="0000FF"/>
        </w:rPr>
        <w:t>From kernels to frequency responses</w:t>
      </w:r>
    </w:p>
    <w:p ns2:paraId="183CAFD5" ns2:textId="77777777" w:rsidR="00000000" w:rsidRDefault="00000000">
      <w:pPr>
        <w:pStyle w:val="Normal"/>
      </w:pPr>
      <w:r>
        <w:rPr>
          <w:color w:val="0000FF"/>
        </w:rPr>
        <w:t xml:space="preserve">The MAP and CO₂ kernels are not learned from the NC recordings. They are prescribed generating rules chosen to represent two different time courses. The MAP kernel combines an immediate component with a slower component that attenuates sustained changes. The CO₂ </w:t>
      </w:r>
      <w:r>
        <w:rPr>
          <w:color w:val="0000FF"/>
        </w:rPr>
        <w:lastRenderedPageBreak/>
        <w:t>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[2,3,4]</w:t>
      </w:r>
    </w:p>
    <w:p ns2:paraId="6B324B07" ns2:textId="77777777" w:rsidR="00000000" w:rsidRDefault="00000000">
      <w:pPr>
        <w:pStyle w:val="CodeCaption"/>
      </w:pPr>
      <w:r>
        <w:rPr>
          <w:i/>
          <w:color w:val="0000FF"/>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44DC5C16" ns2:textId="77777777">
        <w:trPr>
          <w:cantSplit/>
        </w:trPr>
        <w:tc>
          <w:tcPr>
            <w:tcW w:w="4680" w:type="dxa"/>
            <w:shd w:val="clear" w:color="auto" w:fill="F2F2F2"/>
          </w:tcPr>
          <w:p ns2:paraId="037544C8"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 xml:space="preserve">mapKernel = </w:t>
            </w:r>
            <w:r>
              <w:rPr>
                <w:rFonts w:ascii="Consolas" w:hAnsi="Consolas" w:eastAsia="Consolas" w:cs="Consolas"/>
                <w:color w:val="0000FF"/>
                <w:sz w:val="15"/>
                <w:szCs w:val="15"/>
              </w:rPr>
              <w:t>createMapAutoregulationKernel</w:t>
            </w:r>
            <w:r>
              <w:rPr>
                <w:rFonts w:ascii="Consolas" w:hAnsi="Consolas" w:eastAsia="Consolas" w:cs="Consolas"/>
                <w:color w:val="0000FF"/>
                <w:sz w:val="15"/>
                <w:szCs w:val="15"/>
              </w:rPr>
              <w:t>(settings);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co2Kernel = </w:t>
            </w:r>
            <w:r>
              <w:rPr>
                <w:rFonts w:ascii="Consolas" w:hAnsi="Consolas" w:eastAsia="Consolas" w:cs="Consolas"/>
                <w:color w:val="0000FF"/>
                <w:sz w:val="15"/>
                <w:szCs w:val="15"/>
              </w:rPr>
              <w:t>createPetco2VasoreactivityKernel</w:t>
            </w:r>
            <w:r>
              <w:rPr>
                <w:rFonts w:ascii="Consolas" w:hAnsi="Consolas" w:eastAsia="Consolas" w:cs="Consolas"/>
                <w:color w:val="0000FF"/>
                <w:sz w:val="15"/>
                <w:szCs w:val="15"/>
              </w:rPr>
              <w:t>(settings);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mapContribution = </w:t>
            </w:r>
            <w:r>
              <w:rPr>
                <w:rFonts w:ascii="Consolas" w:hAnsi="Consolas" w:eastAsia="Consolas" w:cs="Consolas"/>
                <w:color w:val="0000FF"/>
                <w:sz w:val="15"/>
                <w:szCs w:val="15"/>
              </w:rPr>
              <w:t>filter</w:t>
            </w:r>
            <w:r>
              <w:rPr>
                <w:rFonts w:ascii="Consolas" w:hAnsi="Consolas" w:eastAsia="Consolas" w:cs="Consolas"/>
                <w:color w:val="0000FF"/>
                <w:sz w:val="15"/>
                <w:szCs w:val="15"/>
              </w:rPr>
              <w:t xml:space="preserve">(mapKernel, </w:t>
            </w:r>
            <w:r>
              <w:rPr>
                <w:rFonts w:ascii="Consolas" w:hAnsi="Consolas" w:eastAsia="Consolas" w:cs="Consolas"/>
                <w:color w:val="0000FF"/>
                <w:sz w:val="15"/>
                <w:szCs w:val="15"/>
              </w:rPr>
              <w:t>1</w:t>
            </w:r>
            <w:r>
              <w:rPr>
                <w:rFonts w:ascii="Consolas" w:hAnsi="Consolas" w:eastAsia="Consolas" w:cs="Consolas"/>
                <w:color w:val="0000FF"/>
                <w:sz w:val="15"/>
                <w:szCs w:val="15"/>
              </w:rPr>
              <w:t>, map);</w:t>
            </w:r>
            <w:r>
              <w:rPr>
                <w:rFonts w:ascii="Consolas" w:hAnsi="Consolas" w:eastAsia="Consolas" w:cs="Consolas"/>
                <w:sz w:val="15"/>
                <w:szCs w:val="15"/>
                <w:color w:val="0000FF"/>
              </w:rPr>
              <w:br/>
            </w:r>
            <w:r>
              <w:rPr>
                <w:rFonts w:ascii="Consolas" w:hAnsi="Consolas" w:eastAsia="Consolas" w:cs="Consolas"/>
                <w:color w:val="0000FF"/>
                <w:sz w:val="15"/>
                <w:szCs w:val="15"/>
              </w:rPr>
              <w:t xml:space="preserve">co2Contribution = </w:t>
            </w:r>
            <w:r>
              <w:rPr>
                <w:rFonts w:ascii="Consolas" w:hAnsi="Consolas" w:eastAsia="Consolas" w:cs="Consolas"/>
                <w:color w:val="0000FF"/>
                <w:sz w:val="15"/>
                <w:szCs w:val="15"/>
              </w:rPr>
              <w:t>filter</w:t>
            </w:r>
            <w:r>
              <w:rPr>
                <w:rFonts w:ascii="Consolas" w:hAnsi="Consolas" w:eastAsia="Consolas" w:cs="Consolas"/>
                <w:color w:val="0000FF"/>
                <w:sz w:val="15"/>
                <w:szCs w:val="15"/>
              </w:rPr>
              <w:t xml:space="preserve">(co2Kernel, </w:t>
            </w:r>
            <w:r>
              <w:rPr>
                <w:rFonts w:ascii="Consolas" w:hAnsi="Consolas" w:eastAsia="Consolas" w:cs="Consolas"/>
                <w:color w:val="0000FF"/>
                <w:sz w:val="15"/>
                <w:szCs w:val="15"/>
              </w:rPr>
              <w:t>1</w:t>
            </w:r>
            <w:r>
              <w:rPr>
                <w:rFonts w:ascii="Consolas" w:hAnsi="Consolas" w:eastAsia="Consolas" w:cs="Consolas"/>
                <w:color w:val="0000FF"/>
                <w:sz w:val="15"/>
                <w:szCs w:val="15"/>
              </w:rPr>
              <w:t>, co2);</w:t>
            </w:r>
            <w:r>
              <w:rPr>
                <w:rFonts w:ascii="Consolas" w:hAnsi="Consolas" w:eastAsia="Consolas" w:cs="Consolas"/>
                <w:sz w:val="15"/>
                <w:szCs w:val="15"/>
                <w:color w:val="0000FF"/>
              </w:rPr>
              <w:br/>
            </w:r>
            <w:r>
              <w:rPr>
                <w:rFonts w:ascii="Consolas" w:hAnsi="Consolas" w:eastAsia="Consolas" w:cs="Consolas"/>
                <w:color w:val="0000FF"/>
                <w:sz w:val="15"/>
                <w:szCs w:val="15"/>
              </w:rPr>
              <w:t>cleanCbv = mapContribution + co2Contribution;</w:t>
            </w:r>
          </w:p>
        </w:tc>
      </w:tr>
    </w:tbl>
    <w:p ns2:paraId="54C59102" ns2:textId="77777777" w:rsidR="00000000" w:rsidRDefault="00000000">
      <w:pPr>
        <w:pStyle w:val="Heading2"/>
      </w:pPr>
      <w:r>
        <w:rPr>
          <w:color w:val="0000FF"/>
        </w:rPr>
        <w:t>NC-derived input-spectrum shape</w:t>
      </w:r>
    </w:p>
    <w:p ns2:paraId="3A58CB79" ns2:textId="77777777" w:rsidR="00000000" w:rsidRDefault="00000000">
      <w:pPr>
        <w:pStyle w:val="Normal"/>
      </w:pPr>
      <w:r>
        <w:rPr>
          <w:color w:val="0000FF"/>
        </w:rP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08C6771C" ns2:textId="77777777">
        <w:trPr>
          <w:jc w:val="center"/>
        </w:trPr>
        <w:tc>
          <w:tcPr>
            <w:tcW w:w="4060" w:type="dxa"/>
          </w:tcPr>
          <w:p ns2:paraId="7B82C150" ns2:textId="77777777" w:rsidR="00000000" w:rsidRDefault="00000000">
            <w:pPr>
              <w:spacing w:after="20"/>
              <w:jc w:val="center"/>
            </w:pPr>
            <ns9:oMathPara>
              <ns9:oMath>
                <ns9:r>
                  <ns9:rPr>
                    <w:color w:val="0000FF"/>
                  </ns9:rPr>
                  <w:rPr>
                    <w:rFonts w:ascii="Cambria Math" w:hAnsi="Cambria Math"/>
                  </w:rPr>
                  <ns9:t xml:space="preserve">S(f) = </ns9:t>
                </ns9:r>
                <ns9:f>
                  <ns9:fPr>
                    <ns9:ctrlPr>
                      <w:rPr>
                        <w:rFonts w:ascii="Cambria Math" w:hAnsi="Cambria Math"/>
                      </w:rPr>
                    </ns9:ctrlPr>
                  </ns9:fPr>
                  <ns9:num>
                    <ns9:r>
                      <ns9:rPr>
                        <w:color w:val="0000FF"/>
                      </ns9:rPr>
                      <w:rPr>
                        <w:rFonts w:ascii="Cambria Math" w:hAnsi="Cambria Math"/>
                      </w:rPr>
                      <ns9:t>1</ns9:t>
                    </ns9:r>
                  </ns9:num>
                  <ns9:den>
                    <ns9:r>
                      <ns9:rPr>
                        <w:color w:val="0000FF"/>
                      </ns9:rPr>
                      <w:rPr>
                        <w:rFonts w:ascii="Cambria Math" w:hAnsi="Cambria Math"/>
                      </w:rPr>
                      <ns9:t xml:space="preserve">1 + </ns9:t>
                    </ns9:r>
                    <ns9:sSup>
                      <ns9:sSupPr>
                        <ns9:ctrlPr>
                          <w:rPr>
                            <w:rFonts w:ascii="Cambria Math" w:hAnsi="Cambria Math"/>
                          </w:rPr>
                        </ns9:ctrlPr>
                      </ns9:sSupPr>
                      <ns9:e>
                        <ns9:d>
                          <ns9:dPr>
                            <ns9:ctrlPr>
                              <w:rPr>
                                <w:rFonts w:ascii="Cambria Math" w:hAnsi="Cambria Math"/>
                              </w:rPr>
                            </ns9:ctrlPr>
                          </ns9:dPr>
                          <ns9:e>
                            <ns9:f>
                              <ns9:fPr>
                                <ns9:ctrlPr>
                                  <w:rPr>
                                    <w:rFonts w:ascii="Cambria Math" w:hAnsi="Cambria Math"/>
                                  </w:rPr>
                                </ns9:ctrlPr>
                              </ns9:fPr>
                              <ns9:num>
                                <ns9:r>
                                  <ns9:rPr>
                                    <w:color w:val="0000FF"/>
                                  </ns9:rPr>
                                  <w:rPr>
                                    <w:rFonts w:ascii="Cambria Math" w:hAnsi="Cambria Math"/>
                                  </w:rPr>
                                  <ns9:t>f</ns9:t>
                                </ns9:r>
                              </ns9:num>
                              <ns9:den>
                                <ns9:sSub>
                                  <ns9:sSubPr>
                                    <ns9:ctrlPr>
                                      <w:rPr>
                                        <w:rFonts w:ascii="Cambria Math" w:hAnsi="Cambria Math"/>
                                      </w:rPr>
                                    </ns9:ctrlPr>
                                  </ns9:sSubPr>
                                  <ns9:e>
                                    <ns9:r>
                                      <ns9:rPr>
                                        <w:color w:val="0000FF"/>
                                      </ns9:rPr>
                                      <w:rPr>
                                        <w:rFonts w:ascii="Cambria Math" w:hAnsi="Cambria Math"/>
                                      </w:rPr>
                                      <ns9:t>f</ns9:t>
                                    </ns9:r>
                                  </ns9:e>
                                  <ns9:sub>
                                    <ns9:r>
                                      <ns9:rPr>
                                        <w:color w:val="0000FF"/>
                                      </ns9:rPr>
                                      <w:rPr>
                                        <w:rFonts w:ascii="Cambria Math" w:hAnsi="Cambria Math"/>
                                      </w:rPr>
                                      <ns9:t>0</ns9:t>
                                    </ns9:r>
                                  </ns9:sub>
                                </ns9:sSub>
                              </ns9:den>
                            </ns9:f>
                          </ns9:e>
                        </ns9:d>
                      </ns9:e>
                      <ns9:sup>
                        <ns9:r>
                          <ns9:rPr>
                            <w:color w:val="0000FF"/>
                          </ns9:rPr>
                          <w:rPr>
                            <w:rFonts w:ascii="Cambria Math" w:hAnsi="Cambria Math"/>
                          </w:rPr>
                          <ns9:t>α</ns9:t>
                        </ns9:r>
                      </ns9:sup>
                    </ns9:sSup>
                  </ns9:den>
                </ns9:f>
              </ns9:oMath>
            </ns9:oMathPara>
          </w:p>
        </w:tc>
        <w:tc>
          <w:tcPr>
            <w:tcW w:w="800" w:type="dxa"/>
            <w:noWrap/>
          </w:tcPr>
          <w:p ns2:paraId="7754BC3D" ns2:textId="77777777" w:rsidR="00000000" w:rsidRDefault="00000000">
            <w:pPr>
              <w:spacing w:after="20"/>
              <w:jc w:val="right"/>
              <w:keepLines/>
            </w:pPr>
            <w:r>
              <w:rPr>
                <w:rFonts w:ascii="Times New Roman" w:hAnsi="Times New Roman" w:eastAsia="Times New Roman" w:cs="Times New Roman"/>
                <w:sz w:val="20"/>
                <w:szCs w:val="20"/>
                <w:color w:val="0000FF"/>
              </w:rPr>
              <w:t>(5)</w:t>
            </w:r>
          </w:p>
        </w:tc>
      </w:tr>
    </w:tbl>
    <w:p ns2:paraId="40D425E5" ns2:textId="77777777" w:rsidR="00000000" w:rsidRDefault="00000000">
      <w:pPr>
        <w:pStyle w:val="Normal"/>
      </w:pPr>
      <w:r>
        <w:rPr>
          <w:color w:val="0000FF"/>
        </w:rP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997B18F" ns2:textId="77777777" w:rsidR="00000000" w:rsidRDefault="00000000">
      <w:pPr>
        <w:spacing w:before="80" w:after="40"/>
        <w:jc w:val="center"/>
      </w:pPr>
      <w:r>
        <w:rPr>
          <w:noProof/>
        </w:rPr>
        <w:drawing>
          <ns5:inline distT="0" distB="0" distL="0" distR="0" ns6:anchorId="70343204" ns6:editId="1D6FC169">
            <ns5:extent cx="5806440" cy="3141403"/>
            <ns5:effectExtent l="0" t="0" r="0" b="0"/>
            <ns5:docPr id="3" name="Picture 3"/>
            <ns5:cNvGraphicFramePr>
              <ns7:graphicFrameLocks noChangeAspect="1"/>
            </ns5:cNvGraphicFramePr>
            <ns7:graphic>
              <ns7:graphicData uri="http://schemas.openxmlformats.org/drawingml/2006/picture">
                <ns8:pic>
                  <ns8:nvPicPr>
                    <ns8:cNvPr id="0" name="figure3_nc_input_spectrum.png"/>
                    <ns8:cNvPicPr/>
                  </ns8:nvPicPr>
                  <ns8:blipFill>
                    <ns7:blip ns3:embed="rId11"/>
                    <ns7:stretch>
                      <ns7:fillRect/>
                    </ns7:stretch>
                  </ns8:blipFill>
                  <ns8:spPr>
                    <ns7:xfrm>
                      <ns7:off x="0" y="0"/>
                      <ns7:ext cx="5806440" cy="3141403"/>
                    </ns7:xfrm>
                    <ns7:prstGeom prst="rect">
                      <ns7:avLst/>
                    </ns7:prstGeom>
                  </ns8:spPr>
                </ns8:pic>
              </ns7:graphicData>
            </ns7:graphic>
          </ns5:inline>
        </w:drawing>
      </w:r>
    </w:p>
    <w:p ns2:paraId="6B837D09" ns2:textId="77777777" w:rsidR="00000000" w:rsidRDefault="00000000">
      <w:pPr>
        <w:pStyle w:val="Caption"/>
      </w:pPr>
      <w:r>
        <w:rPr>
          <w:i/>
          <w:color w:val="0000FF"/>
        </w:rPr>
        <w:lastRenderedPageBreak/>
        <w:t>Figure 3. Origin of the simulated input-spectrum shape. Subject-median NC MAP and CO₂ spectra are shown with their fitted monotonic reference shape. The shape controls relative variation across frequency and is not presented as a universal physiological range.</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4C826236" ns2:textId="77777777" w:rsidR="00000000" w:rsidRDefault="00000000">
      <w:pPr>
        <w:pStyle w:val="Heading2"/>
      </w:pPr>
      <w:r>
        <w:rPr>
          <w:color w:val="0000FF"/>
        </w:rPr>
        <w:t>Tested quantities and fixed reference condition</w:t>
      </w:r>
    </w:p>
    <w:p ns2:paraId="40FE8324" ns2:textId="77777777" w:rsidR="00000000" w:rsidRDefault="00000000">
      <w:pPr>
        <w:pStyle w:val="Normal"/>
      </w:pPr>
      <w:r>
        <w:rPr>
          <w:color w:val="0000FF"/>
        </w:rP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ns2:paraId="7EF9C787" ns2:textId="77777777" w:rsidR="00000000" w:rsidRDefault="00000000">
      <w:pPr>
        <w:pStyle w:val="Normal"/>
      </w:pPr>
      <w:r>
        <w:rPr>
          <w:color w:val="0000FF"/>
        </w:rP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ns2:paraId="4F6882DF" ns2:textId="77777777" w:rsidR="00000000" w:rsidRDefault="00000000">
      <w:pPr>
        <w:pStyle w:val="Normal"/>
      </w:pPr>
      <w:r>
        <w:rPr>
          <w:color w:val="0000FF"/>
        </w:rP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ns2:paraId="77719660" ns2:textId="77777777" w:rsidR="00000000" w:rsidRDefault="00000000">
      <w:pPr>
        <w:pStyle w:val="Normal"/>
      </w:pPr>
      <w:r>
        <w:rPr>
          <w:color w:val="0000FF"/>
        </w:rPr>
        <w:t>MAP and CO₂ input noise were varied separately, with the other input kept noise-free. CBFV output noise was added to clean CBFV. A white noise check tested whether the primary signal-shaped noise assumption changed the conclusions.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19BF9B6" ns2:textId="77777777" w:rsidR="00000000" w:rsidRDefault="00000000">
      <w:pPr>
        <w:pStyle w:val="Caption"/>
        <w:keepNext/>
      </w:pPr>
      <w:r>
        <w:rPr>
          <w:i/>
          <w:color w:val="0000FF"/>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400"/>
        <w:gridCol w:w="3400"/>
        <w:gridCol w:w="2760"/>
      </w:tblGrid>
      <w:tr w:rsidR="001157BD" ns2:paraId="149EF525" ns2:textId="77777777">
        <w:tc>
          <w:tcPr>
            <w:tcW w:w="1800" w:type="dxa"/>
            <w:shd w:val="clear" w:color="auto" w:fill="D9EAF7"/>
            <w:tcMar>
              <w:top w:w="70" w:type="dxa"/>
              <w:left w:w="70" w:type="dxa"/>
              <w:bottom w:w="70" w:type="dxa"/>
              <w:right w:w="70" w:type="dxa"/>
            </w:tcMar>
            <w:vAlign w:val="center"/>
          </w:tcPr>
          <w:p ns2:paraId="27C76587" ns2:textId="77777777" w:rsidR="00000000" w:rsidRDefault="00000000">
            <w:pPr>
              <w:spacing w:after="20" w:line="235" w:lineRule="auto"/>
            </w:pPr>
            <w:r>
              <w:rPr>
                <w:rFonts w:ascii="Times New Roman" w:hAnsi="Times New Roman" w:eastAsia="Times New Roman" w:cs="Times New Roman"/>
                <w:sz w:val="17"/>
                <w:szCs w:val="17"/>
                <w:b w:val="1"/>
                <w:color w:val="0000FF"/>
              </w:rPr>
              <w:t>Varied quantity</w:t>
            </w:r>
          </w:p>
        </w:tc>
        <w:tc>
          <w:tcPr>
            <w:tcW w:w="1400" w:type="dxa"/>
            <w:shd w:val="clear" w:color="auto" w:fill="D9EAF7"/>
            <w:tcMar>
              <w:top w:w="70" w:type="dxa"/>
              <w:left w:w="70" w:type="dxa"/>
              <w:bottom w:w="70" w:type="dxa"/>
              <w:right w:w="70" w:type="dxa"/>
            </w:tcMar>
            <w:vAlign w:val="center"/>
          </w:tcPr>
          <w:p ns2:paraId="278EBE8A" ns2:textId="77777777" w:rsidR="00000000" w:rsidRDefault="00000000">
            <w:pPr>
              <w:spacing w:after="20" w:line="235" w:lineRule="auto"/>
            </w:pPr>
            <w:r>
              <w:rPr>
                <w:rFonts w:ascii="Times New Roman" w:hAnsi="Times New Roman" w:eastAsia="Times New Roman" w:cs="Times New Roman"/>
                <w:sz w:val="17"/>
                <w:szCs w:val="17"/>
                <w:b w:val="1"/>
                <w:color w:val="0000FF"/>
              </w:rPr>
              <w:t>Tested levels</w:t>
            </w:r>
          </w:p>
        </w:tc>
        <w:tc>
          <w:tcPr>
            <w:tcW w:w="3400" w:type="dxa"/>
            <w:shd w:val="clear" w:color="auto" w:fill="D9EAF7"/>
            <w:tcMar>
              <w:top w:w="70" w:type="dxa"/>
              <w:left w:w="70" w:type="dxa"/>
              <w:bottom w:w="70" w:type="dxa"/>
              <w:right w:w="70" w:type="dxa"/>
            </w:tcMar>
            <w:vAlign w:val="center"/>
          </w:tcPr>
          <w:p ns2:paraId="2A308D73" ns2:textId="77777777" w:rsidR="00000000" w:rsidRDefault="00000000">
            <w:pPr>
              <w:spacing w:after="20" w:line="235" w:lineRule="auto"/>
            </w:pPr>
            <w:r>
              <w:rPr>
                <w:rFonts w:ascii="Times New Roman" w:hAnsi="Times New Roman" w:eastAsia="Times New Roman" w:cs="Times New Roman"/>
                <w:sz w:val="17"/>
                <w:szCs w:val="17"/>
                <w:b w:val="1"/>
                <w:color w:val="0000FF"/>
              </w:rPr>
              <w:t>Other settings held fixed</w:t>
            </w:r>
          </w:p>
        </w:tc>
        <w:tc>
          <w:tcPr>
            <w:tcW w:w="2760" w:type="dxa"/>
            <w:shd w:val="clear" w:color="auto" w:fill="D9EAF7"/>
            <w:tcMar>
              <w:top w:w="70" w:type="dxa"/>
              <w:left w:w="70" w:type="dxa"/>
              <w:bottom w:w="70" w:type="dxa"/>
              <w:right w:w="70" w:type="dxa"/>
            </w:tcMar>
            <w:vAlign w:val="center"/>
          </w:tcPr>
          <w:p ns2:paraId="23AF3C09" ns2:textId="77777777" w:rsidR="00000000" w:rsidRDefault="00000000">
            <w:pPr>
              <w:spacing w:after="20" w:line="235" w:lineRule="auto"/>
            </w:pPr>
            <w:r>
              <w:rPr>
                <w:rFonts w:ascii="Times New Roman" w:hAnsi="Times New Roman" w:eastAsia="Times New Roman" w:cs="Times New Roman"/>
                <w:sz w:val="17"/>
                <w:szCs w:val="17"/>
                <w:b w:val="1"/>
                <w:color w:val="0000FF"/>
              </w:rPr>
              <w:t>Basis for levels</w:t>
            </w:r>
          </w:p>
        </w:tc>
        <w:trPr>
          <w:tblHeader/>
        </w:trPr>
      </w:tr>
      <w:tr w:rsidR="001157BD" ns2:paraId="1BCDFDC2" ns2:textId="77777777">
        <w:tc>
          <w:tcPr>
            <w:tcW w:w="1800" w:type="dxa"/>
            <w:tcMar>
              <w:top w:w="70" w:type="dxa"/>
              <w:left w:w="70" w:type="dxa"/>
              <w:bottom w:w="70" w:type="dxa"/>
              <w:right w:w="70" w:type="dxa"/>
            </w:tcMar>
            <w:vAlign w:val="center"/>
          </w:tcPr>
          <w:p ns2:paraId="312F580C" ns2:textId="77777777" w:rsidR="00000000" w:rsidRDefault="00000000">
            <w:pPr>
              <w:spacing w:after="20" w:line="235" w:lineRule="auto"/>
            </w:pPr>
            <w:r>
              <w:rPr>
                <w:rFonts w:ascii="Times New Roman" w:hAnsi="Times New Roman" w:eastAsia="Times New Roman" w:cs="Times New Roman"/>
                <w:sz w:val="17"/>
                <w:szCs w:val="17"/>
                <w:color w:val="0000FF"/>
              </w:rPr>
              <w:t>MAP–CO₂ coherence</w:t>
            </w:r>
          </w:p>
        </w:tc>
        <w:tc>
          <w:tcPr>
            <w:tcW w:w="1400" w:type="dxa"/>
            <w:tcMar>
              <w:top w:w="70" w:type="dxa"/>
              <w:left w:w="70" w:type="dxa"/>
              <w:bottom w:w="70" w:type="dxa"/>
              <w:right w:w="70" w:type="dxa"/>
            </w:tcMar>
            <w:vAlign w:val="center"/>
          </w:tcPr>
          <w:p ns2:paraId="00518267" ns2:textId="77777777" w:rsidR="00000000" w:rsidRDefault="00000000">
            <w:pPr>
              <w:spacing w:after="20" w:line="235" w:lineRule="auto"/>
            </w:pPr>
            <w:r>
              <w:rPr>
                <w:rFonts w:ascii="Times New Roman" w:hAnsi="Times New Roman" w:eastAsia="Times New Roman" w:cs="Times New Roman"/>
                <w:sz w:val="17"/>
                <w:szCs w:val="17"/>
                <w:color w:val="0000FF"/>
              </w:rPr>
              <w:t>0, 0.15, 0.50, 0.95</w:t>
            </w:r>
          </w:p>
        </w:tc>
        <w:tc>
          <w:tcPr>
            <w:tcW w:w="3400" w:type="dxa"/>
            <w:tcMar>
              <w:top w:w="70" w:type="dxa"/>
              <w:left w:w="70" w:type="dxa"/>
              <w:bottom w:w="70" w:type="dxa"/>
              <w:right w:w="70" w:type="dxa"/>
            </w:tcMar>
            <w:vAlign w:val="center"/>
          </w:tcPr>
          <w:p ns2:paraId="52046C2E"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pathway ratio 1</w:t>
            </w:r>
          </w:p>
        </w:tc>
        <w:tc>
          <w:tcPr>
            <w:tcW w:w="2760" w:type="dxa"/>
            <w:tcMar>
              <w:top w:w="70" w:type="dxa"/>
              <w:left w:w="70" w:type="dxa"/>
              <w:bottom w:w="70" w:type="dxa"/>
              <w:right w:w="70" w:type="dxa"/>
            </w:tcMar>
            <w:vAlign w:val="center"/>
          </w:tcPr>
          <w:p ns2:paraId="0EB6F47C" ns2:textId="77777777" w:rsidR="00000000" w:rsidRDefault="00000000">
            <w:pPr>
              <w:spacing w:after="20" w:line="235" w:lineRule="auto"/>
            </w:pPr>
            <w:r>
              <w:rPr>
                <w:rFonts w:ascii="Times New Roman" w:hAnsi="Times New Roman" w:eastAsia="Times New Roman" w:cs="Times New Roman"/>
                <w:sz w:val="17"/>
                <w:szCs w:val="17"/>
                <w:color w:val="0000FF"/>
              </w:rPr>
              <w:t>0 is an independent-input control; 0.15 is NC-informed; 0.50 and 0.95 are dependence tests</w:t>
            </w:r>
          </w:p>
        </w:tc>
      </w:tr>
      <w:tr w:rsidR="001157BD" ns2:paraId="29A6719E" ns2:textId="77777777">
        <w:tc>
          <w:tcPr>
            <w:tcW w:w="1800" w:type="dxa"/>
            <w:shd w:val="clear" w:color="auto" w:fill="F7F7F7"/>
            <w:tcMar>
              <w:top w:w="70" w:type="dxa"/>
              <w:left w:w="70" w:type="dxa"/>
              <w:bottom w:w="70" w:type="dxa"/>
              <w:right w:w="70" w:type="dxa"/>
            </w:tcMar>
            <w:vAlign w:val="center"/>
          </w:tcPr>
          <w:p ns2:paraId="488CC49B" ns2:textId="77777777" w:rsidR="00000000" w:rsidRDefault="00000000">
            <w:pPr>
              <w:spacing w:after="20" w:line="235" w:lineRule="auto"/>
            </w:pPr>
            <w:r>
              <w:rPr>
                <w:rFonts w:ascii="Times New Roman" w:hAnsi="Times New Roman" w:eastAsia="Times New Roman" w:cs="Times New Roman"/>
                <w:sz w:val="17"/>
                <w:szCs w:val="17"/>
                <w:color w:val="0000FF"/>
              </w:rPr>
              <w:t>Relative CO₂ pathway strength</w:t>
            </w:r>
          </w:p>
        </w:tc>
        <w:tc>
          <w:tcPr>
            <w:tcW w:w="1400" w:type="dxa"/>
            <w:shd w:val="clear" w:color="auto" w:fill="F7F7F7"/>
            <w:tcMar>
              <w:top w:w="70" w:type="dxa"/>
              <w:left w:w="70" w:type="dxa"/>
              <w:bottom w:w="70" w:type="dxa"/>
              <w:right w:w="70" w:type="dxa"/>
            </w:tcMar>
            <w:vAlign w:val="center"/>
          </w:tcPr>
          <w:p ns2:paraId="5B5F52F0" ns2:textId="77777777" w:rsidR="00000000" w:rsidRDefault="00000000">
            <w:pPr>
              <w:spacing w:after="20" w:line="235" w:lineRule="auto"/>
            </w:pPr>
            <w:r>
              <w:rPr>
                <w:rFonts w:ascii="Times New Roman" w:hAnsi="Times New Roman" w:eastAsia="Times New Roman" w:cs="Times New Roman"/>
                <w:sz w:val="17"/>
                <w:szCs w:val="17"/>
                <w:color w:val="0000FF"/>
              </w:rPr>
              <w:t>0, 0.25, 1</w:t>
            </w:r>
          </w:p>
        </w:tc>
        <w:tc>
          <w:tcPr>
            <w:tcW w:w="3400" w:type="dxa"/>
            <w:shd w:val="clear" w:color="auto" w:fill="F7F7F7"/>
            <w:tcMar>
              <w:top w:w="70" w:type="dxa"/>
              <w:left w:w="70" w:type="dxa"/>
              <w:bottom w:w="70" w:type="dxa"/>
              <w:right w:w="70" w:type="dxa"/>
            </w:tcMar>
            <w:vAlign w:val="center"/>
          </w:tcPr>
          <w:p ns2:paraId="72FD98DA"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coherence 0.50</w:t>
            </w:r>
          </w:p>
        </w:tc>
        <w:tc>
          <w:tcPr>
            <w:tcW w:w="2760" w:type="dxa"/>
            <w:shd w:val="clear" w:color="auto" w:fill="F7F7F7"/>
            <w:tcMar>
              <w:top w:w="70" w:type="dxa"/>
              <w:left w:w="70" w:type="dxa"/>
              <w:bottom w:w="70" w:type="dxa"/>
              <w:right w:w="70" w:type="dxa"/>
            </w:tcMar>
            <w:vAlign w:val="center"/>
          </w:tcPr>
          <w:p ns2:paraId="05DDD0F8" ns2:textId="77777777" w:rsidR="00000000" w:rsidRDefault="00000000">
            <w:pPr>
              <w:spacing w:after="20" w:line="235" w:lineRule="auto"/>
            </w:pPr>
            <w:r>
              <w:rPr>
                <w:rFonts w:ascii="Times New Roman" w:hAnsi="Times New Roman" w:eastAsia="Times New Roman" w:cs="Times New Roman"/>
                <w:sz w:val="17"/>
                <w:szCs w:val="17"/>
                <w:color w:val="0000FF"/>
              </w:rPr>
              <w:t>Absent, weaker, and equal-gain conditions</w:t>
            </w:r>
          </w:p>
        </w:tc>
      </w:tr>
      <w:tr w:rsidR="001157BD" ns2:paraId="63FB2401" ns2:textId="77777777">
        <w:tc>
          <w:tcPr>
            <w:tcW w:w="1800" w:type="dxa"/>
            <w:tcMar>
              <w:top w:w="70" w:type="dxa"/>
              <w:left w:w="70" w:type="dxa"/>
              <w:bottom w:w="70" w:type="dxa"/>
              <w:right w:w="70" w:type="dxa"/>
            </w:tcMar>
            <w:vAlign w:val="center"/>
          </w:tcPr>
          <w:p ns2:paraId="716184BA" ns2:textId="77777777" w:rsidR="00000000" w:rsidRDefault="00000000">
            <w:pPr>
              <w:spacing w:after="20" w:line="235" w:lineRule="auto"/>
            </w:pPr>
            <w:r>
              <w:rPr>
                <w:rFonts w:ascii="Times New Roman" w:hAnsi="Times New Roman" w:eastAsia="Times New Roman" w:cs="Times New Roman"/>
                <w:sz w:val="17"/>
                <w:szCs w:val="17"/>
                <w:color w:val="0000FF"/>
              </w:rPr>
              <w:t>Recording duration</w:t>
            </w:r>
          </w:p>
        </w:tc>
        <w:tc>
          <w:tcPr>
            <w:tcW w:w="1400" w:type="dxa"/>
            <w:tcMar>
              <w:top w:w="70" w:type="dxa"/>
              <w:left w:w="70" w:type="dxa"/>
              <w:bottom w:w="70" w:type="dxa"/>
              <w:right w:w="70" w:type="dxa"/>
            </w:tcMar>
            <w:vAlign w:val="center"/>
          </w:tcPr>
          <w:p ns2:paraId="452DB49A" ns2:textId="77777777" w:rsidR="00000000" w:rsidRDefault="00000000">
            <w:pPr>
              <w:spacing w:after="20" w:line="235" w:lineRule="auto"/>
            </w:pPr>
            <w:r>
              <w:rPr>
                <w:rFonts w:ascii="Times New Roman" w:hAnsi="Times New Roman" w:eastAsia="Times New Roman" w:cs="Times New Roman"/>
                <w:sz w:val="17"/>
                <w:szCs w:val="17"/>
                <w:color w:val="0000FF"/>
              </w:rPr>
              <w:t>300, 600 s</w:t>
            </w:r>
          </w:p>
        </w:tc>
        <w:tc>
          <w:tcPr>
            <w:tcW w:w="3400" w:type="dxa"/>
            <w:tcMar>
              <w:top w:w="70" w:type="dxa"/>
              <w:left w:w="70" w:type="dxa"/>
              <w:bottom w:w="70" w:type="dxa"/>
              <w:right w:w="70" w:type="dxa"/>
            </w:tcMar>
            <w:vAlign w:val="center"/>
          </w:tcPr>
          <w:p ns2:paraId="05765A7B" ns2:textId="77777777" w:rsidR="00000000" w:rsidRDefault="00000000">
            <w:pPr>
              <w:spacing w:after="20" w:line="235" w:lineRule="auto"/>
            </w:pPr>
            <w:r>
              <w:rPr>
                <w:rFonts w:ascii="Times New Roman" w:hAnsi="Times New Roman" w:eastAsia="Times New Roman" w:cs="Times New Roman"/>
                <w:sz w:val="17"/>
                <w:szCs w:val="17"/>
                <w:color w:val="0000FF"/>
              </w:rPr>
              <w:t>10 dB CBFV SNR; coherence 0.50; pathway ratio 1</w:t>
            </w:r>
          </w:p>
        </w:tc>
        <w:tc>
          <w:tcPr>
            <w:tcW w:w="2760" w:type="dxa"/>
            <w:tcMar>
              <w:top w:w="70" w:type="dxa"/>
              <w:left w:w="70" w:type="dxa"/>
              <w:bottom w:w="70" w:type="dxa"/>
              <w:right w:w="70" w:type="dxa"/>
            </w:tcMar>
            <w:vAlign w:val="center"/>
          </w:tcPr>
          <w:p ns2:paraId="2879CEB1" ns2:textId="77777777" w:rsidR="00000000" w:rsidRDefault="00000000">
            <w:pPr>
              <w:spacing w:after="20" w:line="235" w:lineRule="auto"/>
            </w:pPr>
            <w:r>
              <w:rPr>
                <w:rFonts w:ascii="Times New Roman" w:hAnsi="Times New Roman" w:eastAsia="Times New Roman" w:cs="Times New Roman"/>
                <w:sz w:val="17"/>
                <w:szCs w:val="17"/>
                <w:color w:val="0000FF"/>
              </w:rPr>
              <w:t>Shorter and longer data records</w:t>
            </w:r>
          </w:p>
        </w:tc>
      </w:tr>
      <w:tr w:rsidR="001157BD" ns2:paraId="687C44F9" ns2:textId="77777777">
        <w:tc>
          <w:tcPr>
            <w:tcW w:w="1800" w:type="dxa"/>
            <w:shd w:val="clear" w:color="auto" w:fill="F7F7F7"/>
            <w:tcMar>
              <w:top w:w="70" w:type="dxa"/>
              <w:left w:w="70" w:type="dxa"/>
              <w:bottom w:w="70" w:type="dxa"/>
              <w:right w:w="70" w:type="dxa"/>
            </w:tcMar>
            <w:vAlign w:val="center"/>
          </w:tcPr>
          <w:p ns2:paraId="34A1340C" ns2:textId="77777777" w:rsidR="00000000" w:rsidRDefault="00000000">
            <w:pPr>
              <w:spacing w:after="20" w:line="235" w:lineRule="auto"/>
            </w:pPr>
            <w:r>
              <w:rPr>
                <w:rFonts w:ascii="Times New Roman" w:hAnsi="Times New Roman" w:eastAsia="Times New Roman" w:cs="Times New Roman"/>
                <w:sz w:val="17"/>
                <w:szCs w:val="17"/>
                <w:color w:val="0000FF"/>
              </w:rPr>
              <w:t>CBFV output SNR</w:t>
            </w:r>
          </w:p>
        </w:tc>
        <w:tc>
          <w:tcPr>
            <w:tcW w:w="1400" w:type="dxa"/>
            <w:shd w:val="clear" w:color="auto" w:fill="F7F7F7"/>
            <w:tcMar>
              <w:top w:w="70" w:type="dxa"/>
              <w:left w:w="70" w:type="dxa"/>
              <w:bottom w:w="70" w:type="dxa"/>
              <w:right w:w="70" w:type="dxa"/>
            </w:tcMar>
            <w:vAlign w:val="center"/>
          </w:tcPr>
          <w:p ns2:paraId="2756899A"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shd w:val="clear" w:color="auto" w:fill="F7F7F7"/>
            <w:tcMar>
              <w:top w:w="70" w:type="dxa"/>
              <w:left w:w="70" w:type="dxa"/>
              <w:bottom w:w="70" w:type="dxa"/>
              <w:right w:w="70" w:type="dxa"/>
            </w:tcMar>
            <w:vAlign w:val="center"/>
          </w:tcPr>
          <w:p ns2:paraId="3DE9993C" ns2:textId="77777777" w:rsidR="00000000" w:rsidRDefault="00000000">
            <w:pPr>
              <w:spacing w:after="20" w:line="235" w:lineRule="auto"/>
            </w:pPr>
            <w:r>
              <w:rPr>
                <w:rFonts w:ascii="Times New Roman" w:hAnsi="Times New Roman" w:eastAsia="Times New Roman" w:cs="Times New Roman"/>
                <w:sz w:val="17"/>
                <w:szCs w:val="17"/>
                <w:color w:val="0000FF"/>
              </w:rPr>
              <w:t>300 s; coherence 0.50; pathway ratio 1</w:t>
            </w:r>
          </w:p>
        </w:tc>
        <w:tc>
          <w:tcPr>
            <w:tcW w:w="2760" w:type="dxa"/>
            <w:shd w:val="clear" w:color="auto" w:fill="F7F7F7"/>
            <w:tcMar>
              <w:top w:w="70" w:type="dxa"/>
              <w:left w:w="70" w:type="dxa"/>
              <w:bottom w:w="70" w:type="dxa"/>
              <w:right w:w="70" w:type="dxa"/>
            </w:tcMar>
            <w:vAlign w:val="center"/>
          </w:tcPr>
          <w:p ns2:paraId="45A866CB" ns2:textId="77777777" w:rsidR="00000000" w:rsidRDefault="00000000">
            <w:pPr>
              <w:spacing w:after="20" w:line="235" w:lineRule="auto"/>
            </w:pPr>
            <w:r>
              <w:rPr>
                <w:rFonts w:ascii="Times New Roman" w:hAnsi="Times New Roman" w:eastAsia="Times New Roman" w:cs="Times New Roman"/>
                <w:sz w:val="17"/>
                <w:szCs w:val="17"/>
                <w:color w:val="0000FF"/>
              </w:rPr>
              <w:t>Ideal, moderate, and severe unexplained output variation</w:t>
            </w:r>
          </w:p>
        </w:tc>
      </w:tr>
      <w:tr w:rsidR="001157BD" ns2:paraId="2959007D" ns2:textId="77777777">
        <w:tc>
          <w:tcPr>
            <w:tcW w:w="1800" w:type="dxa"/>
            <w:tcMar>
              <w:top w:w="70" w:type="dxa"/>
              <w:left w:w="70" w:type="dxa"/>
              <w:bottom w:w="70" w:type="dxa"/>
              <w:right w:w="70" w:type="dxa"/>
            </w:tcMar>
            <w:vAlign w:val="center"/>
          </w:tcPr>
          <w:p ns2:paraId="026EEC63" ns2:textId="77777777" w:rsidR="00000000" w:rsidRDefault="00000000">
            <w:pPr>
              <w:spacing w:after="20" w:line="235" w:lineRule="auto"/>
            </w:pPr>
            <w:r>
              <w:rPr>
                <w:rFonts w:ascii="Times New Roman" w:hAnsi="Times New Roman" w:eastAsia="Times New Roman" w:cs="Times New Roman"/>
                <w:sz w:val="17"/>
                <w:szCs w:val="17"/>
                <w:color w:val="0000FF"/>
              </w:rPr>
              <w:t>MAP–CO₂ input lag</w:t>
            </w:r>
          </w:p>
        </w:tc>
        <w:tc>
          <w:tcPr>
            <w:tcW w:w="1400" w:type="dxa"/>
            <w:tcMar>
              <w:top w:w="70" w:type="dxa"/>
              <w:left w:w="70" w:type="dxa"/>
              <w:bottom w:w="70" w:type="dxa"/>
              <w:right w:w="70" w:type="dxa"/>
            </w:tcMar>
            <w:vAlign w:val="center"/>
          </w:tcPr>
          <w:p ns2:paraId="746F42F7" ns2:textId="77777777" w:rsidR="00000000" w:rsidRDefault="00000000">
            <w:pPr>
              <w:spacing w:after="20" w:line="235" w:lineRule="auto"/>
            </w:pPr>
            <w:r>
              <w:rPr>
                <w:rFonts w:ascii="Times New Roman" w:hAnsi="Times New Roman" w:eastAsia="Times New Roman" w:cs="Times New Roman"/>
                <w:sz w:val="17"/>
                <w:szCs w:val="17"/>
                <w:color w:val="0000FF"/>
              </w:rPr>
              <w:t>−6, 0, 4 s</w:t>
            </w:r>
          </w:p>
        </w:tc>
        <w:tc>
          <w:tcPr>
            <w:tcW w:w="3400" w:type="dxa"/>
            <w:tcMar>
              <w:top w:w="70" w:type="dxa"/>
              <w:left w:w="70" w:type="dxa"/>
              <w:bottom w:w="70" w:type="dxa"/>
              <w:right w:w="70" w:type="dxa"/>
            </w:tcMar>
            <w:vAlign w:val="center"/>
          </w:tcPr>
          <w:p ns2:paraId="6B68F5FE"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pathway ratio 1</w:t>
            </w:r>
          </w:p>
        </w:tc>
        <w:tc>
          <w:tcPr>
            <w:tcW w:w="2760" w:type="dxa"/>
            <w:tcMar>
              <w:top w:w="70" w:type="dxa"/>
              <w:left w:w="70" w:type="dxa"/>
              <w:bottom w:w="70" w:type="dxa"/>
              <w:right w:w="70" w:type="dxa"/>
            </w:tcMar>
            <w:vAlign w:val="center"/>
          </w:tcPr>
          <w:p ns2:paraId="34B1F035" ns2:textId="77777777" w:rsidR="00000000" w:rsidRDefault="00000000">
            <w:pPr>
              <w:spacing w:after="20" w:line="235" w:lineRule="auto"/>
            </w:pPr>
            <w:r>
              <w:rPr>
                <w:rFonts w:ascii="Times New Roman" w:hAnsi="Times New Roman" w:eastAsia="Times New Roman" w:cs="Times New Roman"/>
                <w:sz w:val="17"/>
                <w:szCs w:val="17"/>
                <w:color w:val="0000FF"/>
              </w:rPr>
              <w:t>NC-informed timing sensitivity levels</w:t>
            </w:r>
          </w:p>
        </w:tc>
      </w:tr>
      <w:tr w:rsidR="001157BD" ns2:paraId="1C34DB7D" ns2:textId="77777777">
        <w:tc>
          <w:tcPr>
            <w:tcW w:w="1800" w:type="dxa"/>
            <w:shd w:val="clear" w:color="auto" w:fill="F7F7F7"/>
            <w:tcMar>
              <w:top w:w="70" w:type="dxa"/>
              <w:left w:w="70" w:type="dxa"/>
              <w:bottom w:w="70" w:type="dxa"/>
              <w:right w:w="70" w:type="dxa"/>
            </w:tcMar>
            <w:vAlign w:val="center"/>
          </w:tcPr>
          <w:p ns2:paraId="56749014" ns2:textId="77777777" w:rsidR="00000000" w:rsidRDefault="00000000">
            <w:pPr>
              <w:spacing w:after="20" w:line="235" w:lineRule="auto"/>
            </w:pPr>
            <w:r>
              <w:rPr>
                <w:rFonts w:ascii="Times New Roman" w:hAnsi="Times New Roman" w:eastAsia="Times New Roman" w:cs="Times New Roman"/>
                <w:sz w:val="17"/>
                <w:szCs w:val="17"/>
                <w:color w:val="0000FF"/>
              </w:rPr>
              <w:t>MAP input SNR</w:t>
            </w:r>
          </w:p>
        </w:tc>
        <w:tc>
          <w:tcPr>
            <w:tcW w:w="1400" w:type="dxa"/>
            <w:shd w:val="clear" w:color="auto" w:fill="F7F7F7"/>
            <w:tcMar>
              <w:top w:w="70" w:type="dxa"/>
              <w:left w:w="70" w:type="dxa"/>
              <w:bottom w:w="70" w:type="dxa"/>
              <w:right w:w="70" w:type="dxa"/>
            </w:tcMar>
            <w:vAlign w:val="center"/>
          </w:tcPr>
          <w:p ns2:paraId="50C832D8"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shd w:val="clear" w:color="auto" w:fill="F7F7F7"/>
            <w:tcMar>
              <w:top w:w="70" w:type="dxa"/>
              <w:left w:w="70" w:type="dxa"/>
              <w:bottom w:w="70" w:type="dxa"/>
              <w:right w:w="70" w:type="dxa"/>
            </w:tcMar>
            <w:vAlign w:val="center"/>
          </w:tcPr>
          <w:p ns2:paraId="2B5371AB" ns2:textId="77777777" w:rsidR="00000000" w:rsidRDefault="00000000">
            <w:pPr>
              <w:spacing w:after="20" w:line="235" w:lineRule="auto"/>
            </w:pPr>
            <w:r>
              <w:rPr>
                <w:rFonts w:ascii="Times New Roman" w:hAnsi="Times New Roman" w:eastAsia="Times New Roman" w:cs="Times New Roman"/>
                <w:sz w:val="17"/>
                <w:szCs w:val="17"/>
                <w:color w:val="0000FF"/>
              </w:rPr>
              <w:t>CO₂ clean; 300 s; 10 dB CBFV SNR; coherence 0.50; ratio 1</w:t>
            </w:r>
          </w:p>
        </w:tc>
        <w:tc>
          <w:tcPr>
            <w:tcW w:w="2760" w:type="dxa"/>
            <w:shd w:val="clear" w:color="auto" w:fill="F7F7F7"/>
            <w:tcMar>
              <w:top w:w="70" w:type="dxa"/>
              <w:left w:w="70" w:type="dxa"/>
              <w:bottom w:w="70" w:type="dxa"/>
              <w:right w:w="70" w:type="dxa"/>
            </w:tcMar>
            <w:vAlign w:val="center"/>
          </w:tcPr>
          <w:p ns2:paraId="3B3C87DC" ns2:textId="77777777" w:rsidR="00000000" w:rsidRDefault="00000000">
            <w:pPr>
              <w:spacing w:after="20" w:line="235" w:lineRule="auto"/>
            </w:pPr>
            <w:r>
              <w:rPr>
                <w:rFonts w:ascii="Times New Roman" w:hAnsi="Times New Roman" w:eastAsia="Times New Roman" w:cs="Times New Roman"/>
                <w:sz w:val="17"/>
                <w:szCs w:val="17"/>
                <w:color w:val="0000FF"/>
              </w:rPr>
              <w:t>MAP recording-quality levels</w:t>
            </w:r>
          </w:p>
        </w:tc>
      </w:tr>
      <w:tr w:rsidR="001157BD" ns2:paraId="0D2B1820" ns2:textId="77777777">
        <w:tc>
          <w:tcPr>
            <w:tcW w:w="1800" w:type="dxa"/>
            <w:tcMar>
              <w:top w:w="70" w:type="dxa"/>
              <w:left w:w="70" w:type="dxa"/>
              <w:bottom w:w="70" w:type="dxa"/>
              <w:right w:w="70" w:type="dxa"/>
            </w:tcMar>
            <w:vAlign w:val="center"/>
          </w:tcPr>
          <w:p ns2:paraId="32D518B6" ns2:textId="77777777" w:rsidR="00000000" w:rsidRDefault="00000000">
            <w:pPr>
              <w:spacing w:after="20" w:line="235" w:lineRule="auto"/>
            </w:pPr>
            <w:r>
              <w:rPr>
                <w:rFonts w:ascii="Times New Roman" w:hAnsi="Times New Roman" w:eastAsia="Times New Roman" w:cs="Times New Roman"/>
                <w:sz w:val="17"/>
                <w:szCs w:val="17"/>
                <w:color w:val="0000FF"/>
              </w:rPr>
              <w:t>CO₂ input SNR</w:t>
            </w:r>
          </w:p>
        </w:tc>
        <w:tc>
          <w:tcPr>
            <w:tcW w:w="1400" w:type="dxa"/>
            <w:tcMar>
              <w:top w:w="70" w:type="dxa"/>
              <w:left w:w="70" w:type="dxa"/>
              <w:bottom w:w="70" w:type="dxa"/>
              <w:right w:w="70" w:type="dxa"/>
            </w:tcMar>
            <w:vAlign w:val="center"/>
          </w:tcPr>
          <w:p ns2:paraId="3421D0D7"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tcMar>
              <w:top w:w="70" w:type="dxa"/>
              <w:left w:w="70" w:type="dxa"/>
              <w:bottom w:w="70" w:type="dxa"/>
              <w:right w:w="70" w:type="dxa"/>
            </w:tcMar>
            <w:vAlign w:val="center"/>
          </w:tcPr>
          <w:p ns2:paraId="10558FF7" ns2:textId="77777777" w:rsidR="00000000" w:rsidRDefault="00000000">
            <w:pPr>
              <w:spacing w:after="20" w:line="235" w:lineRule="auto"/>
            </w:pPr>
            <w:r>
              <w:rPr>
                <w:rFonts w:ascii="Times New Roman" w:hAnsi="Times New Roman" w:eastAsia="Times New Roman" w:cs="Times New Roman"/>
                <w:sz w:val="17"/>
                <w:szCs w:val="17"/>
                <w:color w:val="0000FF"/>
              </w:rPr>
              <w:t>MAP clean; same reference settings</w:t>
            </w:r>
          </w:p>
        </w:tc>
        <w:tc>
          <w:tcPr>
            <w:tcW w:w="2760" w:type="dxa"/>
            <w:tcMar>
              <w:top w:w="70" w:type="dxa"/>
              <w:left w:w="70" w:type="dxa"/>
              <w:bottom w:w="70" w:type="dxa"/>
              <w:right w:w="70" w:type="dxa"/>
            </w:tcMar>
            <w:vAlign w:val="center"/>
          </w:tcPr>
          <w:p ns2:paraId="3D80B1A0" ns2:textId="77777777" w:rsidR="00000000" w:rsidRDefault="00000000">
            <w:pPr>
              <w:spacing w:after="20" w:line="235" w:lineRule="auto"/>
            </w:pPr>
            <w:r>
              <w:rPr>
                <w:rFonts w:ascii="Times New Roman" w:hAnsi="Times New Roman" w:eastAsia="Times New Roman" w:cs="Times New Roman"/>
                <w:sz w:val="17"/>
                <w:szCs w:val="17"/>
                <w:color w:val="0000FF"/>
              </w:rPr>
              <w:t>CO₂ recording-quality levels</w:t>
            </w:r>
          </w:p>
        </w:tc>
      </w:tr>
      <w:tr w:rsidR="001157BD" ns2:paraId="7A3E06B6" ns2:textId="77777777">
        <w:tc>
          <w:tcPr>
            <w:tcW w:w="1800" w:type="dxa"/>
            <w:shd w:val="clear" w:color="auto" w:fill="F7F7F7"/>
            <w:tcMar>
              <w:top w:w="70" w:type="dxa"/>
              <w:left w:w="70" w:type="dxa"/>
              <w:bottom w:w="70" w:type="dxa"/>
              <w:right w:w="70" w:type="dxa"/>
            </w:tcMar>
            <w:vAlign w:val="center"/>
          </w:tcPr>
          <w:p ns2:paraId="494944AA" ns2:textId="77777777" w:rsidR="00000000" w:rsidRDefault="00000000">
            <w:pPr>
              <w:spacing w:after="20" w:line="235" w:lineRule="auto"/>
            </w:pPr>
            <w:r>
              <w:rPr>
                <w:rFonts w:ascii="Times New Roman" w:hAnsi="Times New Roman" w:eastAsia="Times New Roman" w:cs="Times New Roman"/>
                <w:sz w:val="17"/>
                <w:szCs w:val="17"/>
                <w:color w:val="0000FF"/>
              </w:rPr>
              <w:t>CO₂ alignment error</w:t>
            </w:r>
          </w:p>
        </w:tc>
        <w:tc>
          <w:tcPr>
            <w:tcW w:w="1400" w:type="dxa"/>
            <w:shd w:val="clear" w:color="auto" w:fill="F7F7F7"/>
            <w:tcMar>
              <w:top w:w="70" w:type="dxa"/>
              <w:left w:w="70" w:type="dxa"/>
              <w:bottom w:w="70" w:type="dxa"/>
              <w:right w:w="70" w:type="dxa"/>
            </w:tcMar>
            <w:vAlign w:val="center"/>
          </w:tcPr>
          <w:p ns2:paraId="1ADBFAB6" ns2:textId="77777777" w:rsidR="00000000" w:rsidRDefault="00000000">
            <w:pPr>
              <w:spacing w:after="20" w:line="235" w:lineRule="auto"/>
            </w:pPr>
            <w:r>
              <w:rPr>
                <w:rFonts w:ascii="Times New Roman" w:hAnsi="Times New Roman" w:eastAsia="Times New Roman" w:cs="Times New Roman"/>
                <w:sz w:val="17"/>
                <w:szCs w:val="17"/>
                <w:color w:val="0000FF"/>
              </w:rPr>
              <w:t>−3, 0, 3 s</w:t>
            </w:r>
          </w:p>
        </w:tc>
        <w:tc>
          <w:tcPr>
            <w:tcW w:w="3400" w:type="dxa"/>
            <w:shd w:val="clear" w:color="auto" w:fill="F7F7F7"/>
            <w:tcMar>
              <w:top w:w="70" w:type="dxa"/>
              <w:left w:w="70" w:type="dxa"/>
              <w:bottom w:w="70" w:type="dxa"/>
              <w:right w:w="70" w:type="dxa"/>
            </w:tcMar>
            <w:vAlign w:val="center"/>
          </w:tcPr>
          <w:p ns2:paraId="042DE080" ns2:textId="77777777" w:rsidR="00000000" w:rsidRDefault="00000000">
            <w:pPr>
              <w:spacing w:after="20" w:line="235" w:lineRule="auto"/>
            </w:pPr>
            <w:r>
              <w:rPr>
                <w:rFonts w:ascii="Times New Roman" w:hAnsi="Times New Roman" w:eastAsia="Times New Roman" w:cs="Times New Roman"/>
                <w:sz w:val="17"/>
                <w:szCs w:val="17"/>
                <w:color w:val="0000FF"/>
              </w:rPr>
              <w:t>Both inputs clean; same reference settings</w:t>
            </w:r>
          </w:p>
        </w:tc>
        <w:tc>
          <w:tcPr>
            <w:tcW w:w="2760" w:type="dxa"/>
            <w:shd w:val="clear" w:color="auto" w:fill="F7F7F7"/>
            <w:tcMar>
              <w:top w:w="70" w:type="dxa"/>
              <w:left w:w="70" w:type="dxa"/>
              <w:bottom w:w="70" w:type="dxa"/>
              <w:right w:w="70" w:type="dxa"/>
            </w:tcMar>
            <w:vAlign w:val="center"/>
          </w:tcPr>
          <w:p ns2:paraId="6F0A53CE" ns2:textId="77777777" w:rsidR="00000000" w:rsidRDefault="00000000">
            <w:pPr>
              <w:spacing w:after="20" w:line="235" w:lineRule="auto"/>
            </w:pPr>
            <w:r>
              <w:rPr>
                <w:rFonts w:ascii="Times New Roman" w:hAnsi="Times New Roman" w:eastAsia="Times New Roman" w:cs="Times New Roman"/>
                <w:sz w:val="17"/>
                <w:szCs w:val="17"/>
                <w:color w:val="0000FF"/>
              </w:rPr>
              <w:t>Acquisition and processing robustness check</w:t>
            </w:r>
          </w:p>
        </w:tc>
      </w:tr>
    </w:tbl>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2EEC65D1" ns2:textId="77777777" w:rsidR="00000000" w:rsidRDefault="00000000">
      <w:pPr>
        <w:pStyle w:val="Heading2"/>
      </w:pPr>
      <w:r>
        <w:rPr>
          <w:color w:val="0000FF"/>
        </w:rPr>
        <w:t>SISO and MISO estimation</w:t>
      </w:r>
    </w:p>
    <w:p ns2:paraId="3E0ADB7E" ns2:textId="77777777" w:rsidR="00000000" w:rsidRDefault="00000000">
      <w:pPr>
        <w:pStyle w:val="Normal"/>
      </w:pPr>
      <w:r>
        <w:rPr>
          <w:color w:val="0000FF"/>
        </w:rP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ns2:paraId="41933F13" ns2:textId="77777777" w:rsidR="00000000" w:rsidRDefault="00000000">
      <w:pPr>
        <w:pStyle w:val="Normal"/>
      </w:pPr>
      <w:r>
        <w:rPr>
          <w:color w:val="0000FF"/>
        </w:rPr>
        <w:lastRenderedPageBreak/>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50EDD079" ns2:textId="77777777">
        <w:trPr>
          <w:jc w:val="center"/>
        </w:trPr>
        <w:tc>
          <w:tcPr>
            <w:tcW w:w="4060" w:type="dxa"/>
          </w:tcPr>
          <w:p ns2:paraId="48E78E9F" ns2:textId="77777777" w:rsidR="00000000" w:rsidRDefault="00000000">
            <w:pPr>
              <w:spacing w:after="20"/>
              <w:jc w:val="center"/>
            </w:pPr>
            <ns9:oMathPara>
              <ns9:oMath>
                <ns9:acc>
                  <ns9:accPr>
                    <ns9:chr ns9:val="^"/>
                    <ns9:ctrlPr>
                      <w:rPr>
                        <w:rFonts w:ascii="Cambria Math" w:hAnsi="Cambria Math"/>
                      </w:rPr>
                    </ns9:ctrlPr>
                  </ns9:accPr>
                  <ns9:e>
                    <ns9:r>
                      <ns9:rPr>
                        <w:color w:val="0000FF"/>
                      </ns9:rPr>
                      <w:rPr>
                        <w:rFonts w:ascii="Cambria Math" w:hAnsi="Cambria Math"/>
                      </w:rPr>
                      <ns9:t>H</ns9:t>
                    </ns9:r>
                  </ns9:e>
                </ns9:acc>
                <ns9:r>
                  <ns9:rPr>
                    <w:color w:val="0000FF"/>
                  </ns9:rPr>
                  <w:rPr>
                    <w:rFonts w:ascii="Cambria Math" w:hAnsi="Cambria Math"/>
                  </w:rPr>
                  <ns9:t xml:space="preserve"> = [</ns9:t>
                </ns9:r>
                <ns9:sSup>
                  <ns9:sSupPr>
                    <ns9:ctrlPr>
                      <w:rPr>
                        <w:rFonts w:ascii="Cambria Math" w:hAnsi="Cambria Math"/>
                      </w:rPr>
                    </ns9:ctrlPr>
                  </ns9:sSupPr>
                  <ns9:e>
                    <ns9:sSub>
                      <ns9:sSubPr>
                        <ns9:ctrlPr>
                          <w:rPr>
                            <w:rFonts w:ascii="Cambria Math" w:hAnsi="Cambria Math"/>
                          </w:rPr>
                        </ns9:ctrlPr>
                      </ns9:sSubPr>
                      <ns9:e>
                        <ns9:r>
                          <ns9:rPr>
                            <w:color w:val="0000FF"/>
                          </ns9:rPr>
                          <w:rPr>
                            <w:rFonts w:ascii="Cambria Math" w:hAnsi="Cambria Math"/>
                          </w:rPr>
                          <ns9:t>S</ns9:t>
                        </ns9:r>
                      </ns9:e>
                      <ns9:sub>
                        <ns9:r>
                          <ns9:rPr>
                            <w:color w:val="0000FF"/>
                          </ns9:rPr>
                          <w:rPr>
                            <w:rFonts w:ascii="Cambria Math" w:hAnsi="Cambria Math"/>
                          </w:rPr>
                          <ns9:t>xx</ns9:t>
                        </ns9:r>
                      </ns9:sub>
                    </ns9:sSub>
                  </ns9:e>
                  <ns9:sup>
                    <ns9:r>
                      <ns9:rPr>
                        <w:color w:val="0000FF"/>
                      </ns9:rPr>
                      <w:rPr>
                        <w:rFonts w:ascii="Cambria Math" w:hAnsi="Cambria Math"/>
                      </w:rPr>
                      <ns9:t>-1</ns9:t>
                    </ns9:r>
                  </ns9:sup>
                </ns9:sSup>
                <ns9:r>
                  <ns9:rPr>
                    <w:color w:val="0000FF"/>
                  </ns9:rPr>
                  <w:rPr>
                    <w:rFonts w:ascii="Cambria Math" w:hAnsi="Cambria Math"/>
                  </w:rPr>
                  <ns9:t xml:space="preserve">] </ns9:t>
                </ns9:r>
                <ns9:sSub>
                  <ns9:sSubPr>
                    <ns9:ctrlPr>
                      <w:rPr>
                        <w:rFonts w:ascii="Cambria Math" w:hAnsi="Cambria Math"/>
                      </w:rPr>
                    </ns9:ctrlPr>
                  </ns9:sSubPr>
                  <ns9:e>
                    <ns9:r>
                      <ns9:rPr>
                        <w:color w:val="0000FF"/>
                      </ns9:rPr>
                      <w:rPr>
                        <w:rFonts w:ascii="Cambria Math" w:hAnsi="Cambria Math"/>
                      </w:rPr>
                      <ns9:t>S</ns9:t>
                    </ns9:r>
                  </ns9:e>
                  <ns9:sub>
                    <ns9:r>
                      <ns9:rPr>
                        <w:color w:val="0000FF"/>
                      </ns9:rPr>
                      <w:rPr>
                        <w:rFonts w:ascii="Cambria Math" w:hAnsi="Cambria Math"/>
                      </w:rPr>
                      <ns9:t>xy</ns9:t>
                    </ns9:r>
                  </ns9:sub>
                </ns9:sSub>
              </ns9:oMath>
            </ns9:oMathPara>
          </w:p>
        </w:tc>
        <w:tc>
          <w:tcPr>
            <w:tcW w:w="800" w:type="dxa"/>
            <w:noWrap/>
          </w:tcPr>
          <w:p ns2:paraId="10DB879A" ns2:textId="77777777" w:rsidR="00000000" w:rsidRDefault="00000000">
            <w:pPr>
              <w:spacing w:after="20"/>
              <w:jc w:val="right"/>
              <w:keepLines/>
            </w:pPr>
            <w:r>
              <w:rPr>
                <w:rFonts w:ascii="Times New Roman" w:hAnsi="Times New Roman" w:eastAsia="Times New Roman" w:cs="Times New Roman"/>
                <w:sz w:val="20"/>
                <w:szCs w:val="20"/>
                <w:color w:val="0000FF"/>
              </w:rPr>
              <w:t>(6)</w:t>
            </w:r>
          </w:p>
        </w:tc>
      </w:tr>
    </w:tbl>
    <w:p ns2:paraId="4E638E45" ns2:textId="77777777" w:rsidR="00000000" w:rsidRDefault="00000000">
      <w:pPr>
        <w:pStyle w:val="Normal"/>
      </w:pPr>
      <w:r>
        <w:rPr>
          <w:color w:val="0000FF"/>
        </w:rP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5F0C854B" ns2:textId="77777777">
        <w:trPr>
          <w:jc w:val="center"/>
        </w:trPr>
        <w:tc>
          <w:tcPr>
            <w:tcW w:w="4060" w:type="dxa"/>
          </w:tcPr>
          <w:p ns2:paraId="5C55BE83" ns2:textId="77777777" w:rsidR="00000000" w:rsidRDefault="00000000">
            <w:pPr>
              <w:spacing w:after="20"/>
              <w:jc w:val="center"/>
            </w:pPr>
            <ns9:oMathPara>
              <ns9:oMath>
                <ns9:sSub>
                  <ns9:sSubPr>
                    <ns9:ctrlPr>
                      <w:rPr>
                        <w:rFonts w:ascii="Cambria Math" w:hAnsi="Cambria Math"/>
                      </w:rPr>
                    </ns9:ctrlPr>
                  </ns9:sSubPr>
                  <ns9:e>
                    <ns9:acc>
                      <ns9:accPr>
                        <ns9:chr ns9:val="^"/>
                        <ns9:ctrlPr>
                          <w:rPr>
                            <w:rFonts w:ascii="Cambria Math" w:hAnsi="Cambria Math"/>
                          </w:rPr>
                        </ns9:ctrlPr>
                      </ns9:accPr>
                      <ns9:e>
                        <ns9:r>
                          <ns9:rPr>
                            <w:color w:val="0000FF"/>
                          </ns9:rPr>
                          <w:rPr>
                            <w:rFonts w:ascii="Cambria Math" w:hAnsi="Cambria Math"/>
                          </w:rPr>
                          <ns9:t>H</ns9:t>
                        </ns9:r>
                      </ns9:e>
                    </ns9:acc>
                  </ns9:e>
                  <ns9:sub>
                    <ns9:r>
                      <ns9:rPr>
                        <w:color w:val="0000FF"/>
                      </ns9:rPr>
                      <w:rPr>
                        <w:rFonts w:ascii="Cambria Math" w:hAnsi="Cambria Math"/>
                      </w:rPr>
                      <ns9:t>m</ns9:t>
                    </ns9:r>
                  </ns9:sub>
                </ns9:sSub>
                <ns9:r>
                  <ns9:rPr>
                    <w:color w:val="0000FF"/>
                  </ns9:rPr>
                  <w:rPr>
                    <w:rFonts w:ascii="Cambria Math" w:hAnsi="Cambria Math"/>
                  </w:rPr>
                  <ns9:t xml:space="preserve">,SISO = </ns9:t>
                </ns9:r>
                <ns9:sSub>
                  <ns9:sSubPr>
                    <ns9:ctrlPr>
                      <w:rPr>
                        <w:rFonts w:ascii="Cambria Math" w:hAnsi="Cambria Math"/>
                      </w:rPr>
                    </ns9:ctrlPr>
                  </ns9:sSubPr>
                  <ns9:e>
                    <ns9:r>
                      <ns9:rPr>
                        <w:color w:val="0000FF"/>
                      </ns9:rPr>
                      <w:rPr>
                        <w:rFonts w:ascii="Cambria Math" w:hAnsi="Cambria Math"/>
                      </w:rPr>
                      <ns9:t>H</ns9:t>
                    </ns9:r>
                  </ns9:e>
                  <ns9:sub>
                    <ns9:r>
                      <ns9:rPr>
                        <w:color w:val="0000FF"/>
                      </ns9:rPr>
                      <w:rPr>
                        <w:rFonts w:ascii="Cambria Math" w:hAnsi="Cambria Math"/>
                      </w:rPr>
                      <ns9:t>m</ns9:t>
                    </ns9:r>
                  </ns9:sub>
                </ns9:sSub>
                <ns9:r>
                  <ns9:rPr>
                    <w:color w:val="0000FF"/>
                  </ns9:rPr>
                  <w:rPr>
                    <w:rFonts w:ascii="Cambria Math" w:hAnsi="Cambria Math"/>
                  </w:rPr>
                  <ns9:t xml:space="preserve"> + </ns9:t>
                </ns9:r>
                <ns9:sSub>
                  <ns9:sSubPr>
                    <ns9:ctrlPr>
                      <w:rPr>
                        <w:rFonts w:ascii="Cambria Math" w:hAnsi="Cambria Math"/>
                      </w:rPr>
                    </ns9:ctrlPr>
                  </ns9:sSubPr>
                  <ns9:e>
                    <ns9:r>
                      <ns9:rPr>
                        <w:color w:val="0000FF"/>
                      </ns9:rPr>
                      <w:rPr>
                        <w:rFonts w:ascii="Cambria Math" w:hAnsi="Cambria Math"/>
                      </w:rPr>
                      <ns9:t>H</ns9:t>
                    </ns9:r>
                  </ns9:e>
                  <ns9:sub>
                    <ns9:r>
                      <ns9:rPr>
                        <w:color w:val="0000FF"/>
                      </ns9:rPr>
                      <w:rPr>
                        <w:rFonts w:ascii="Cambria Math" w:hAnsi="Cambria Math"/>
                      </w:rPr>
                      <ns9:t>c</ns9:t>
                    </ns9:r>
                  </ns9:sub>
                </ns9:sSub>
                <ns9:f>
                  <ns9:fPr>
                    <ns9:ctrlPr>
                      <w:rPr>
                        <w:rFonts w:ascii="Cambria Math" w:hAnsi="Cambria Math"/>
                      </w:rPr>
                    </ns9:ctrlPr>
                  </ns9:fPr>
                  <ns9:num>
                    <ns9:sSub>
                      <ns9:sSubPr>
                        <ns9:ctrlPr>
                          <w:rPr>
                            <w:rFonts w:ascii="Cambria Math" w:hAnsi="Cambria Math"/>
                          </w:rPr>
                        </ns9:ctrlPr>
                      </ns9:sSubPr>
                      <ns9:e>
                        <ns9:r>
                          <ns9:rPr>
                            <w:color w:val="0000FF"/>
                          </ns9:rPr>
                          <w:rPr>
                            <w:rFonts w:ascii="Cambria Math" w:hAnsi="Cambria Math"/>
                          </w:rPr>
                          <ns9:t>S</ns9:t>
                        </ns9:r>
                      </ns9:e>
                      <ns9:sub>
                        <ns9:r>
                          <ns9:rPr>
                            <w:color w:val="0000FF"/>
                          </ns9:rPr>
                          <w:rPr>
                            <w:rFonts w:ascii="Cambria Math" w:hAnsi="Cambria Math"/>
                          </w:rPr>
                          <ns9:t>cm</ns9:t>
                        </ns9:r>
                      </ns9:sub>
                    </ns9:sSub>
                  </ns9:num>
                  <ns9:den>
                    <ns9:sSub>
                      <ns9:sSubPr>
                        <ns9:ctrlPr>
                          <w:rPr>
                            <w:rFonts w:ascii="Cambria Math" w:hAnsi="Cambria Math"/>
                          </w:rPr>
                        </ns9:ctrlPr>
                      </ns9:sSubPr>
                      <ns9:e>
                        <ns9:r>
                          <ns9:rPr>
                            <w:color w:val="0000FF"/>
                          </ns9:rPr>
                          <w:rPr>
                            <w:rFonts w:ascii="Cambria Math" w:hAnsi="Cambria Math"/>
                          </w:rPr>
                          <ns9:t>S</ns9:t>
                        </ns9:r>
                      </ns9:e>
                      <ns9:sub>
                        <ns9:r>
                          <ns9:rPr>
                            <w:color w:val="0000FF"/>
                          </ns9:rPr>
                          <w:rPr>
                            <w:rFonts w:ascii="Cambria Math" w:hAnsi="Cambria Math"/>
                          </w:rPr>
                          <ns9:t>mm</ns9:t>
                        </ns9:r>
                      </ns9:sub>
                    </ns9:sSub>
                  </ns9:den>
                </ns9:f>
              </ns9:oMath>
            </ns9:oMathPara>
          </w:p>
        </w:tc>
        <w:tc>
          <w:tcPr>
            <w:tcW w:w="800" w:type="dxa"/>
            <w:noWrap/>
          </w:tcPr>
          <w:p ns2:paraId="3239660B" ns2:textId="77777777" w:rsidR="00000000" w:rsidRDefault="00000000">
            <w:pPr>
              <w:spacing w:after="20"/>
              <w:jc w:val="right"/>
              <w:keepLines/>
            </w:pPr>
            <w:r>
              <w:rPr>
                <w:rFonts w:ascii="Times New Roman" w:hAnsi="Times New Roman" w:eastAsia="Times New Roman" w:cs="Times New Roman"/>
                <w:sz w:val="20"/>
                <w:szCs w:val="20"/>
                <w:color w:val="0000FF"/>
              </w:rPr>
              <w:t>(7)</w:t>
            </w:r>
          </w:p>
        </w:tc>
      </w:tr>
    </w:tbl>
    <w:p ns2:paraId="7E626B27" ns2:textId="77777777" w:rsidR="00000000" w:rsidRDefault="00000000">
      <w:pPr>
        <w:pStyle w:val="Heading2"/>
      </w:pPr>
      <w:r>
        <w:rPr>
          <w:color w:val="0000FF"/>
        </w:rPr>
        <w:t>Coherence diagnostics and paired estimator calls</w:t>
      </w:r>
    </w:p>
    <w:p ns2:paraId="20B5C05D" ns2:textId="77777777" w:rsidR="00000000" w:rsidRDefault="00000000">
      <w:pPr>
        <w:pStyle w:val="Normal"/>
      </w:pPr>
      <w:r>
        <w:rPr>
          <w:color w:val="0000FF"/>
        </w:rP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[3,5]</w:t>
      </w:r>
    </w:p>
    <w:p ns2:paraId="77A179BC" ns2:textId="77777777" w:rsidR="00000000" w:rsidRDefault="00000000">
      <w:pPr>
        <w:pStyle w:val="CodeCaption"/>
      </w:pPr>
      <w:r>
        <w:rPr>
          <w:i/>
          <w:color w:val="0000FF"/>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02550AAF" ns2:textId="77777777">
        <w:trPr>
          <w:cantSplit/>
        </w:trPr>
        <w:tc>
          <w:tcPr>
            <w:tcW w:w="4680" w:type="dxa"/>
            <w:shd w:val="clear" w:color="auto" w:fill="F2F2F2"/>
          </w:tcPr>
          <w:p ns2:paraId="08C82C38"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 xml:space="preserve">spectra = </w:t>
            </w:r>
            <w:r>
              <w:rPr>
                <w:rFonts w:ascii="Consolas" w:hAnsi="Consolas" w:eastAsia="Consolas" w:cs="Consolas"/>
                <w:color w:val="0000FF"/>
                <w:sz w:val="15"/>
                <w:szCs w:val="15"/>
              </w:rPr>
              <w:t>estimateWelchSpectra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map, co2, cbv, samplingFrequencyHz, pwelchSettings);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misoResults = </w:t>
            </w:r>
            <w:r>
              <w:rPr>
                <w:rFonts w:ascii="Consolas" w:hAnsi="Consolas" w:eastAsia="Consolas" w:cs="Consolas"/>
                <w:color w:val="0000FF"/>
                <w:sz w:val="15"/>
                <w:szCs w:val="15"/>
              </w:rPr>
              <w:t>runMISOTFA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spectra, analysisSettings.phase, analysisSettings.misoSolver);</w:t>
            </w:r>
            <w:r>
              <w:rPr>
                <w:rFonts w:ascii="Consolas" w:hAnsi="Consolas" w:eastAsia="Consolas" w:cs="Consolas"/>
                <w:sz w:val="15"/>
                <w:szCs w:val="15"/>
                <w:color w:val="0000FF"/>
              </w:rPr>
              <w:br/>
            </w:r>
            <w:r>
              <w:rPr>
                <w:rFonts w:ascii="Consolas" w:hAnsi="Consolas" w:eastAsia="Consolas" w:cs="Consolas"/>
                <w:color w:val="0000FF"/>
                <w:sz w:val="15"/>
                <w:szCs w:val="15"/>
              </w:rPr>
              <w:t xml:space="preserve">sisoResults = </w:t>
            </w:r>
            <w:r>
              <w:rPr>
                <w:rFonts w:ascii="Consolas" w:hAnsi="Consolas" w:eastAsia="Consolas" w:cs="Consolas"/>
                <w:color w:val="0000FF"/>
                <w:sz w:val="15"/>
                <w:szCs w:val="15"/>
              </w:rPr>
              <w:t>runSISOTFA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spectra, analysisSettings.phase);</w:t>
            </w:r>
          </w:p>
        </w:tc>
      </w:tr>
    </w:tbl>
    <w:p ns2:paraId="138780BE" ns2:textId="77777777" w:rsidR="00000000" w:rsidRDefault="00000000">
      <w:pPr>
        <w:pStyle w:val="Heading2"/>
      </w:pPr>
      <w:r>
        <w:rPr>
          <w:color w:val="0000FF"/>
        </w:rPr>
        <w:t>Simulation replicates and uncertainty</w:t>
      </w:r>
    </w:p>
    <w:p ns2:paraId="5062B019" ns2:textId="77777777" w:rsidR="00000000" w:rsidRDefault="00000000">
      <w:pPr>
        <w:pStyle w:val="Normal"/>
      </w:pPr>
      <w:r>
        <w:rPr>
          <w:color w:val="0000FF"/>
        </w:rP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ns2:paraId="750A8CF7" ns2:textId="77777777" w:rsidR="00000000" w:rsidRDefault="00000000">
      <w:pPr>
        <w:pStyle w:val="Normal"/>
      </w:pPr>
      <w:r>
        <w:rPr>
          <w:color w:val="0000FF"/>
        </w:rPr>
        <w:t xml:space="preserve">The paired replicate errors were resampled together 2,000 times. The standard deviation of the resampled advantages estimates the Monte Carlo uncertainty caused by using a finite number of replicates. It is a standard-error estimate for the log ratio of the mean errors at each </w:t>
      </w:r>
      <w:r>
        <w:rPr>
          <w:color w:val="0000FF"/>
        </w:rPr>
        <w:lastRenderedPageBreak/>
        <w:t>frequency and factor level. The prespecified target was a maximum standard error of 0.05 advantage units in every finite primary heatmap cell. [8]</w:t>
      </w:r>
    </w:p>
    <w:p ns2:paraId="30CED06D" ns2:textId="77777777" w:rsidR="00000000" w:rsidRDefault="00000000">
      <w:pPr>
        <w:pStyle w:val="Normal"/>
      </w:pPr>
      <w:r>
        <w:rPr>
          <w:color w:val="0000FF"/>
        </w:rPr>
        <w:t>The numerical precision audit and the final number of passing heatmap cells will be reported with the simulation results. The Methods protocol therefore states the resampling rule and its target without using the audit as an additional physiological endpoint. [8]</w:t>
      </w:r>
    </w:p>
    <w:p ns2:paraId="091EA045" ns2:textId="77777777" w:rsidR="00000000" w:rsidRDefault="00000000">
      <w:pPr>
        <w:pStyle w:val="Normal"/>
      </w:pPr>
      <w:r>
        <w:rPr>
          <w:color w:val="0000FF"/>
        </w:rPr>
        <w:t>As an implementation check, the expected population SISO mixing error was also calculated directly from the known input spectra and pathways. This verification quantity was not treated as an additional study endpoint.</w:t>
      </w:r>
    </w:p>
    <w:p ns2:paraId="76F73328" ns2:textId="77777777" w:rsidR="00000000" w:rsidRDefault="00000000">
      <w:pPr>
        <w:pStyle w:val="Heading2"/>
      </w:pPr>
      <w:r>
        <w:rPr>
          <w:color w:val="0000FF"/>
        </w:rPr>
        <w:t>Held-out NC validation</w:t>
      </w:r>
    </w:p>
    <w:p ns2:paraId="0472794D" ns2:textId="77777777" w:rsidR="00000000" w:rsidRDefault="00000000">
      <w:pPr>
        <w:pStyle w:val="Normal"/>
      </w:pPr>
      <w:r>
        <w:rPr>
          <w:color w:val="0000FF"/>
        </w:rP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ns2:paraId="36A42483" ns2:textId="77777777" w:rsidR="00000000" w:rsidRDefault="00000000">
      <w:pPr>
        <w:pStyle w:val="Heading2"/>
      </w:pPr>
      <w:r>
        <w:rPr>
          <w:color w:val="0000FF"/>
        </w:rPr>
        <w:t>Reproducibility</w:t>
      </w:r>
    </w:p>
    <w:p ns2:paraId="52198F81" ns2:textId="77777777" w:rsidR="00000000" w:rsidRDefault="00000000">
      <w:pPr>
        <w:pStyle w:val="Normal"/>
      </w:pPr>
      <w:r>
        <w:rPr>
          <w:color w:val="0000FF"/>
        </w:rP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ns2:paraId="23E8F86A" ns2:textId="77777777" w:rsidR="00296D06" w:rsidRDefault="00000000">
      <w:pPr>
        <w:keepNext/>
        <w:pStyle w:val="Heading1"/>
      </w:pPr>
      <w:r>
        <w:rPr>
          <w:b/>
          <w:color w:val="0000FF"/>
        </w:rPr>
        <w:lastRenderedPageBreak/>
        <w:t>References</w:t>
      </w:r>
    </w:p>
    <w:p ns2:paraId="3B8EC4C3" ns2:textId="77777777" w:rsidR="00296D06" w:rsidRDefault="00000000">
      <w:pPr>
        <w:pStyle w:val="ReferencesBody"/>
      </w:pPr>
      <w:r>
        <w:rPr>
          <w:color w:val="0000FF"/>
        </w:rPr>
        <w:t>[1] Claassen JAHR, Thijssen DHJ, Panerai RB, Faraci FM. Regulation of cerebral blood flow in humans: physiology and clinical implications of autoregulation. Physiol Rev. 2021;101:1487–1559. doi:10.1152/physrev.00022.2020. PMID: 33769101.</w:t>
      </w:r>
    </w:p>
    <w:p ns2:paraId="6F1F46E7" ns2:textId="77777777" w:rsidR="00296D06" w:rsidRDefault="00000000">
      <w:pPr>
        <w:pStyle w:val="ReferencesBody"/>
      </w:pPr>
      <w:r>
        <w:rPr>
          <w:color w:val="0000FF"/>
        </w:rPr>
        <w:t>[2] Hoiland RL, Fisher JA, Ainslie PN. Regulation of the cerebral circulation by arterial carbon dioxide. Compr Physiol. 2019;9:1101–1154. doi:10.1002/cphy.c180021. PMID: 31187899.</w:t>
      </w:r>
    </w:p>
    <w:p ns2:paraId="1DEFF27F" ns2:textId="77777777" w:rsidR="00296D06" w:rsidRDefault="00000000">
      <w:pPr>
        <w:pStyle w:val="ReferencesBody"/>
      </w:pPr>
      <w:r>
        <w:rPr>
          <w:color w:val="0000FF"/>
        </w:rPr>
        <w:t>[3] Panerai RB, Brassard P, Burma JS, et al. Transfer function analysis of dynamic cerebral autoregulation: a CARNet white paper 2022 update. J Cereb Blood Flow Metab. 2023;43:3–25. doi:10.1177/0271678X221119760. PMID: 35962478.</w:t>
      </w:r>
    </w:p>
    <w:p ns2:paraId="1936BF3E" ns2:textId="77777777" w:rsidR="00296D06" w:rsidRDefault="00000000">
      <w:pPr>
        <w:pStyle w:val="ReferencesBody"/>
      </w:pPr>
      <w:r>
        <w:rPr>
          <w:color w:val="0000FF"/>
        </w:rPr>
        <w:t>[4] Panerai RB, Simpson DM, Deverson ST, Mahony P, Hayes P, Evans DH. Multivariate dynamic analysis of cerebral blood flow regulation in humans. IEEE Trans Biomed Eng. 2000;47:419–423. doi:10.1109/10.827312. PMID: 10743786.</w:t>
      </w:r>
    </w:p>
    <w:p ns2:paraId="64535D7A" ns2:textId="77777777" w:rsidR="00296D06" w:rsidRDefault="00000000">
      <w:pPr>
        <w:pStyle w:val="ReferencesBody"/>
      </w:pPr>
      <w:r>
        <w:rPr>
          <w:color w:val="0000FF"/>
        </w:rPr>
        <w:t>[5] Peng T, Rowley AB, Ainslie PN, Poulin MJ, Payne SJ. Multivariate system identification for cerebral autoregulation. Ann Biomed Eng. 2008;36:308–320. doi:10.1007/s10439-007-9412-9. PMID: 18066666.</w:t>
      </w:r>
    </w:p>
    <w:p ns2:paraId="6D35F4BF" ns2:textId="77777777" w:rsidR="00296D06" w:rsidRDefault="00000000">
      <w:pPr>
        <w:pStyle w:val="ReferencesBody"/>
      </w:pPr>
      <w:r>
        <w:rPr>
          <w:color w:val="0000FF"/>
        </w:rPr>
        <w:t>[6] Westwick DT, Pohlmeyer EA, Solla SA, et al. Identification of multiple-input systems with highly coupled inputs. Neural Comput. 2006;18:329–355. doi:10.1162/089976606775093855. PMID: 16378517.</w:t>
      </w:r>
    </w:p>
    <w:p ns2:paraId="49FB4503" ns2:textId="77777777" w:rsidR="00296D06" w:rsidRDefault="00000000">
      <w:pPr>
        <w:pStyle w:val="ReferencesBody"/>
      </w:pPr>
      <w:r>
        <w:rPr>
          <w:color w:val="0000FF"/>
        </w:rPr>
        <w:t>[7] Chertoff ME, Billinger SA, Perdomo SJ, et al. A novel nonlinear system identification for cerebral autoregulation in human: computer simulation and validation. Ann Biomed Eng. 2020;48:1207–1217. doi:10.1007/s10439-019-02442-7. PMID: 31873829.</w:t>
      </w:r>
    </w:p>
    <w:p ns2:paraId="47936712" ns2:textId="77777777" w:rsidR="00296D06" w:rsidRDefault="00000000">
      <w:pPr>
        <w:pStyle w:val="ReferencesBody"/>
      </w:pPr>
      <w:r>
        <w:rPr>
          <w:color w:val="0000FF"/>
        </w:rPr>
        <w:t>[8] Morris TP, White IR, Crowther MJ. Using simulation studies to evaluate statistical methods. Stat Med. 2019;38:2074–2102. doi:10.1002/sim.8086. PMID: 30652356.</w:t>
      </w:r>
    </w:p>
    <w:p ns2:paraId="7CE5F55A" ns2:textId="77777777" w:rsidR="00296D06" w:rsidRDefault="00000000">
      <w:pPr>
        <w:pStyle w:val="ReferencesBody"/>
      </w:pPr>
      <w:r>
        <w:rPr>
          <w:color w:val="0000FF"/>
        </w:rPr>
        <w:t>[9] Welch PD. The use of fast Fourier transform for the estimation of power spectra. IEEE Trans Audio Electroacoust. 1967;15:70–73. doi:10.1109/TAU.1967.1161901.</w:t>
      </w:r>
    </w:p>
    <w:p ns2:paraId="1D027968" ns2:textId="77777777" w:rsidR="00296D06" w:rsidRDefault="00000000">
      <w:pPr>
        <w:keepNext/>
        <w:pStyle w:val="Heading2"/>
      </w:pPr>
      <w:r>
        <w:rPr>
          <w:b/>
          <w:color w:val="0000FF"/>
        </w:rPr>
        <w:t>Additional sources retained for later manuscript development</w:t>
      </w:r>
    </w:p>
    <w:p ns2:paraId="02F83A11" ns2:textId="77777777" w:rsidR="00296D06" w:rsidRDefault="00000000">
      <w:pPr>
        <w:pStyle w:val="ReferencesBody"/>
      </w:pPr>
      <w:r>
        <w:rPr>
          <w:color w:val="0000FF"/>
        </w:rPr>
        <w:t>[10] Diehl RR, Linden D, Lücke D, Berlit P. Phase relationship between cerebral blood flow velocity and blood pressure: a clinical test of autoregulation. Stroke. 1995;26:1801–1804. doi:10.1161/01.STR.26.10.1801.</w:t>
      </w:r>
    </w:p>
    <w:p ns2:paraId="07D842E5" ns2:textId="77777777" w:rsidR="00296D06" w:rsidRDefault="00000000">
      <w:pPr>
        <w:pStyle w:val="ReferencesBody"/>
      </w:pPr>
      <w:r>
        <w:rPr>
          <w:color w:val="0000FF"/>
        </w:rPr>
        <w:t>[11] Latka M, Turalska M, Glaubic-Latka M, et al. Phase dynamics in cerebral autoregulation. Am J Physiol Heart Circ Physiol. 2005;289:H2272–H2279. doi:10.1152/ajpheart.01307.2004.</w:t>
      </w:r>
    </w:p>
    <w:p ns2:paraId="0E8AFED3" ns2:textId="77777777" w:rsidR="00296D06" w:rsidRDefault="00000000">
      <w:pPr>
        <w:pStyle w:val="ReferencesBody"/>
      </w:pPr>
      <w:r>
        <w:rPr>
          <w:color w:val="0000FF"/>
        </w:rPr>
        <w:lastRenderedPageBreak/>
        <w:t>[12] Torrence C, Compo GP. A practical guide to wavelet analysis. Bull Am Meteorol Soc. 1998;79:61–78. doi:10.1175/1520-0477(1998)079&lt;0061:APGWA&gt;2.0.CO;2.</w:t>
      </w:r>
    </w:p>
    <w:p ns2:paraId="055E8E88" ns2:textId="77777777" w:rsidR="00296D06" w:rsidRDefault="00000000">
      <w:pPr>
        <w:pStyle w:val="ReferencesBody"/>
      </w:pPr>
      <w:r>
        <w:rPr>
          <w:color w:val="0000FF"/>
        </w:rPr>
        <w:t>[13] Perreault EJ, Kirsch RF, Acosta AM. Multiple-input, multiple-output system identification for characterization of limb stiffness dynamics. Biol Cybern. 1999;80:327–337.</w:t>
      </w:r>
    </w:p>
    <w:p ns2:paraId="178EB03E" ns2:textId="77777777" w:rsidR="00296D06" w:rsidRDefault="00000000">
      <w:pPr>
        <w:pStyle w:val="ReferencesBody"/>
      </w:pPr>
      <w:r>
        <w:rPr>
          <w:color w:val="0000FF"/>
        </w:rPr>
        <w:t>[14] Marmarelis VZ, Shin DC, Orme ME, Zhang R. Model-based physiomarkers of cerebral hemodynamics in patients with mild cognitive impairment. Med Eng Phys. 2014;36:628–637. doi:10.1016/j.medengphy.2014.02.025.</w:t>
      </w:r>
    </w:p>
    <w:sectPr w:rsidR="00296D06" w:rsidSect="00E63451">
      <w:footerReference w:type="default" ns3:id="rIdResearchFooter1"/>
      <w:pgSz w:w="12240" w:h="15840"/>
      <w:pgMar w:top="1080" w:right="1080" w:bottom="1080" w:left="1080" w:header="540" w:footer="540" w:gutter="0"/>
      <w:cols w:space="360" w:num="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祥太郎 齋藤" w:date="2026-08-20T18:09:00Z" w:initials="祥齋">
    <w:p w14:paraId="685C55B4" w14:textId="77777777" w:rsidR="00EB56E8" w:rsidRDefault="00EB56E8" w:rsidP="00EB56E8">
      <w:pPr>
        <w:pStyle w:val="CommentText"/>
      </w:pPr>
      <w:r>
        <w:rPr>
          <w:rStyle w:val="CommentReference"/>
        </w:rPr>
        <w:annotationRef/>
      </w:r>
      <w:r>
        <w:t xml:space="preserve">The title should include “blood pressure” and “CO₂” to more clearly convey what was investigated in this study. </w:t>
      </w:r>
    </w:p>
  </w:comment>
  <w:comment w:id="1" w:author="Naganand, Amogh" w:date="2026-09-17T21:30:00Z" w:initials="NA">
    <w:p w14:paraId="42E50C1F" w14:textId="77777777" w:rsidR="0038281C" w:rsidRDefault="0038281C" w:rsidP="0038281C">
      <w:r>
        <w:rPr>
          <w:rStyle w:val="CommentReference"/>
        </w:rPr>
        <w:annotationRef/>
      </w:r>
      <w:r>
        <w:t>I revised the title to name blood pressure and CO₂ explicitly while retaining the original title structure and its focus on cerebral blood flow dynamics.</w:t>
      </w:r>
    </w:p>
  </w:comment>
  <w:comment w:id="7" w:author="祥太郎 齋藤" w:date="2026-08-20T18:07:00Z" w:initials="祥齋">
    <w:p w14:paraId="57DCD826" w14:textId="77777777" w:rsidR="00EB56E8" w:rsidRDefault="00EB56E8" w:rsidP="00EB56E8">
      <w:pPr>
        <w:pStyle w:val="CommentText"/>
      </w:pPr>
      <w:r>
        <w:rPr>
          <w:rStyle w:val="CommentReference"/>
        </w:rPr>
        <w:annotationRef/>
      </w:r>
      <w:r>
        <w:t xml:space="preserve">The conclusion will need to be revised once the results are finalized. </w:t>
      </w:r>
    </w:p>
  </w:comment>
  <w:comment w:id="8" w:author="Naganand, Amogh" w:date="2026-09-17T21:31:00Z" w:initials="NA">
    <w:p w14:paraId="66DDACA2" w14:textId="77777777" w:rsidR="0038281C" w:rsidRDefault="0038281C" w:rsidP="0038281C">
      <w:r>
        <w:rPr>
          <w:rStyle w:val="CommentReference"/>
        </w:rPr>
        <w:annotationRef/>
      </w:r>
      <w:r>
        <w:t>I have deferred the abstract for now. The conclusion will be revisited with the abstract after the results and interpretation are finalized. The earlier wording remains available as a tracked deletion, and I have kept this comment open.</w:t>
      </w:r>
    </w:p>
  </w:comment>
  <w:comment w:id="12" w:author="祥太郎 齋藤" w:date="2026-08-20T19:22:00Z" w:initials="祥齋">
    <w:p w14:paraId="2CFB4ECF" w14:textId="77777777" w:rsidR="008D058B" w:rsidRDefault="008D058B" w:rsidP="008D058B">
      <w:pPr>
        <w:pStyle w:val="CommentText"/>
      </w:pPr>
      <w:r>
        <w:rPr>
          <w:rStyle w:val="CommentReference"/>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13" w:author="Naganand, Amogh" w:date="2026-09-17T21:31:00Z" w:initials="NA">
    <w:p w14:paraId="0230691C" w14:textId="77777777" w:rsidR="0038281C" w:rsidRDefault="0038281C" w:rsidP="0038281C">
      <w:r>
        <w:rPr>
          <w:rStyle w:val="CommentReference"/>
        </w:rPr>
        <w:annotationRef/>
      </w:r>
      <w:r>
        <w:t>I added numbered references and PMIDs where available for the physiological background, conventional TFA, and prior multivariable studies. I retained your first two paragraphs, with only minor proofreading and citation additions. I also clarified that published studies motivate the approach, whereas our exact generating kernels and parameter settings remain study assumptions. The Methods retain the detailed generation explanation and the broader source list.</w:t>
      </w:r>
    </w:p>
  </w:comment>
  <w:comment w:id="19" w:author="Naganand, Amogh" w:date="2026-09-17T17:00:00Z" w:initials="NA">
    <w:p w14:paraId="62100006" w14:textId="77777777" w:rsidR="00296D06" w:rsidRDefault="00000000" w:rsidP="00F07897">
      <w:r>
        <w:annotationRef/>
      </w:r>
      <w:r>
        <w:t>I preserved your physiological explanation and made two small proofreading corrections: removed the repeated “Importantly…” sentence and the extra word “manipulation” before “interventions.” These corrections are tracked without accepting your earlier revisions. Abbreviations used here are defined in the following paragraph.</w:t>
      </w:r>
    </w:p>
  </w:comment>
  <w:comment w:id="66" w:author="Naganand, Amogh" w:date="2026-09-17T17:00:00Z" w:initials="NA">
    <w:p w14:paraId="62100004" w14:textId="77777777" w:rsidR="00296D06" w:rsidRDefault="00000000" w:rsidP="00F07897">
      <w:r>
        <w:annotationRef/>
      </w:r>
      <w:r>
        <w:t>Inline guidance from Sho in the supplied file: “Next, raise the potential problem with conventional SISO TFA.” The original inline wording is retained as a tracked deletion.</w:t>
      </w:r>
    </w:p>
  </w:comment>
  <w:comment w:id="102" w:author="Naganand, Amogh" w:date="2026-09-17T17:00:00Z" w:initials="NA">
    <w:p w14:paraId="62100007" w14:textId="77777777" w:rsidR="00296D06" w:rsidRDefault="00000000" w:rsidP="00F07897">
      <w:r>
        <w:annotationRef/>
      </w:r>
      <w:r>
        <w:t>I kept the physiological rationale in the Introduction. After reviewing the related papers, I moved the more detailed frequency examples, response equations, kernel construction and repeated-signal explanation into Methods, where subheadings make the development easier to follow. The newer Methods material is included below without blanket bolding.</w:t>
      </w:r>
    </w:p>
  </w:comment>
  <w:comment w:id="157" w:author="Naganand, Amogh" w:date="2026-09-17T17:00:00Z" w:initials="NA">
    <w:p w14:paraId="62100008" w14:textId="77777777" w:rsidR="00296D06" w:rsidRDefault="00000000" w:rsidP="00F07897">
      <w:r>
        <w:annotationRef/>
      </w:r>
      <w:r>
        <w:t>This Methods section carries forward the newer Word manuscript, including its signal-generation explanation, equations, figures, code and fixed-reference table. It is new relative to your supplied Introduction and is not bolded throughout. Minor consistency corrections clarify the band-based error normalization and the noise-power scaling; no simulations were rerun.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C55B4" w15:done="0"/>
  <w15:commentEx w15:paraId="42E50C1F" w15:paraIdParent="685C55B4" w15:done="0"/>
  <w15:commentEx w15:paraId="57DCD826" w15:done="0"/>
  <w15:commentEx w15:paraId="66DDACA2" w15:paraIdParent="57DCD826" w15:done="0"/>
  <w15:commentEx w15:paraId="2CFB4ECF" w15:done="0"/>
  <w15:commentEx w15:paraId="0230691C" w15:paraIdParent="2CFB4ECF" w15:done="0"/>
  <w15:commentEx w15:paraId="62100006" w15:done="0"/>
  <w15:commentEx w15:paraId="62100004" w15:done="0"/>
  <w15:commentEx w15:paraId="62100007" w15:done="0"/>
  <w15:commentEx w15:paraId="621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68EA60" w16cex:dateUtc="2026-08-20T23:09:00Z"/>
  <w16cex:commentExtensible w16cex:durableId="60A65A05" w16cex:dateUtc="2026-09-18T02:30:00Z"/>
  <w16cex:commentExtensible w16cex:durableId="31908FFE" w16cex:dateUtc="2026-08-20T23:07:00Z"/>
  <w16cex:commentExtensible w16cex:durableId="4086AC2A" w16cex:dateUtc="2026-09-18T02:31:00Z"/>
  <w16cex:commentExtensible w16cex:durableId="12D98DCB" w16cex:dateUtc="2026-08-21T00:22:00Z"/>
  <w16cex:commentExtensible w16cex:durableId="3472BA1E" w16cex:dateUtc="2026-09-18T02:31:00Z"/>
  <w16cex:commentExtensible w16cex:durableId="73100006" w16cex:dateUtc="2026-09-17T17:00:00Z"/>
  <w16cex:commentExtensible w16cex:durableId="73100004" w16cex:dateUtc="2026-09-17T17:00:00Z"/>
  <w16cex:commentExtensible w16cex:durableId="73100007" w16cex:dateUtc="2026-09-17T17:00:00Z"/>
  <w16cex:commentExtensible w16cex:durableId="73100008" w16cex:dateUtc="2026-09-17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C55B4" w16cid:durableId="5068EA60"/>
  <w16cid:commentId w16cid:paraId="42E50C1F" w16cid:durableId="60A65A05"/>
  <w16cid:commentId w16cid:paraId="57DCD826" w16cid:durableId="31908FFE"/>
  <w16cid:commentId w16cid:paraId="66DDACA2" w16cid:durableId="4086AC2A"/>
  <w16cid:commentId w16cid:paraId="2CFB4ECF" w16cid:durableId="12D98DCB"/>
  <w16cid:commentId w16cid:paraId="0230691C" w16cid:durableId="3472BA1E"/>
  <w16cid:commentId w16cid:paraId="62100006" w16cid:durableId="73100006"/>
  <w16cid:commentId w16cid:paraId="62100004" w16cid:durableId="73100004"/>
  <w16cid:commentId w16cid:paraId="62100007" w16cid:durableId="73100007"/>
  <w16cid:commentId w16cid:paraId="62100008" w16cid:durableId="731000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Research.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ganand, Amogh">
    <w15:presenceInfo w15:providerId="AD" w15:userId="S::an34859@eid.utexas.edu::6407969b-b4ee-44f5-bb6e-000a5c3202ed"/>
  </w15:person>
  <w15:person w15:author="祥太郎 齋藤">
    <w15:presenceInfo w15:providerId="Windows Live" w15:userId="a350854118550dd6"/>
  </w15:person>
</w15:people>
</file>

<file path=word/settings.xml><?xml version="1.0" encoding="utf-8"?>
<w:settings xmlns:m="http://schemas.openxmlformats.org/officeDocument/2006/math" xmlns:ns1="http://schemas.openxmlformats.org/markup-compatibility/2006"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96D06"/>
    <w:rsid w:val="002C25E3"/>
    <w:rsid w:val="0034153A"/>
    <w:rsid w:val="0038281C"/>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ns3:shapedefaults ns4:ext="edit" spidmax="1026">
      <ns4:textbox inset="5.85pt,.7pt,5.85pt,.7pt"/>
    </ns3:shapedefaults>
    <ns3:shapelayout ns4:ext="edit">
      <ns3:idmap ns4:ext="edit" data="1"/>
    </ns3:shapelayout>
  </w:shapeDefaults>
  <w:decimalSymbol w:val="."/>
  <w:listSeparator w:val=","/>
  <ns5:docId ns5:val="23669DD8"/>
  <ns6:chartTrackingRefBased/>
  <ns6:docId ns6: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sz w:val="24"/>
        <w:szCs w:val="24"/>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pPr>
      <w:spacing w:before="0" w:after="80" w:line="240" w:lineRule="auto"/>
      <w:jc w:val="both"/>
      <w:ind w:firstLine="288"/>
      <w:widowControl/>
    </w:pPr>
    <w:rPr>
      <w:rFonts w:ascii="Times New Roman" w:hAnsi="Times New Roman" w:eastAsia="Times New Roman" w:cs="Times New Roman"/>
      <w:sz w:val="24"/>
      <w:szCs w:val="24"/>
    </w:rPr>
  </w:style>
  <w:style w:type="paragraph" w:styleId="Heading1">
    <w:name w:val="heading 1"/>
    <w:link w:val="Heading1Char"/>
    <w:uiPriority w:val="9"/>
    <w:qFormat/>
    <w:rsid w:val="00E63451"/>
    <w:pPr>
      <w:keepNext/>
      <w:keepLines/>
      <w:outlineLvl w:val="0"/>
      <w:spacing w:before="220" w:after="100" w:line="260" w:lineRule="auto"/>
      <w:jc w:val="left"/>
      <w:widowControl/>
    </w:pPr>
    <w:rPr>
      <w:rFonts w:ascii="Times New Roman" w:hAnsi="Times New Roman" w:eastAsia="Times New Roman" w:cs="Times New Roman"/>
      <w:color w:val="000000"/>
      <w:sz w:val="26"/>
      <w:szCs w:val="26"/>
      <w:b w:val="1"/>
      <w:bCs w:val="1"/>
    </w:rPr>
  </w:style>
  <w:style w:type="paragraph" w:styleId="Heading2">
    <w:name w:val="heading 2"/>
    <w:link w:val="Heading2Char"/>
    <w:uiPriority w:val="9"/>
    <w:semiHidden/>
    <w:unhideWhenUsed/>
    <w:qFormat/>
    <w:rsid w:val="00E63451"/>
    <w:pPr>
      <w:keepNext/>
      <w:keepLines/>
      <w:outlineLvl w:val="1"/>
      <w:spacing w:before="160" w:after="60" w:line="240" w:lineRule="auto"/>
      <w:jc w:val="left"/>
      <w:widowControl/>
    </w:pPr>
    <w:rPr>
      <w:rFonts w:ascii="Times New Roman" w:hAnsi="Times New Roman" w:eastAsia="Times New Roman" w:cs="Times New Roman"/>
      <w:color w:val="000000"/>
      <w:sz w:val="24"/>
      <w:szCs w:val="24"/>
      <w:b w:val="1"/>
      <w:bCs w:val="1"/>
      <w:i w:val="1"/>
      <w:iCs w:val="1"/>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contextualSpacing/>
      <w:spacing w:before="0" w:after="240" w:line="320" w:lineRule="auto"/>
      <w:jc w:val="center"/>
      <w:keepNext/>
      <w:widowControl/>
    </w:pPr>
    <w:rPr>
      <w:rFonts w:ascii="Times New Roman" w:hAnsi="Times New Roman" w:eastAsia="Times New Roman" w:cs="Times New Roman"/>
      <w:spacing w:val="-10"/>
      <w:kern w:val="28"/>
      <w:sz w:val="32"/>
      <w:szCs w:val="32"/>
      <w:b w:val="1"/>
      <w:bCs w:val="1"/>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 w:type="paragraph" w:styleId="MethodsHeading1">
    <w:name w:val="Methods Heading 1"/>
    <w:basedOn w:val="Normal"/>
    <w:qFormat/>
    <w:pPr>
      <w:spacing w:before="220" w:after="100" w:line="260" w:lineRule="auto"/>
      <w:jc w:val="left"/>
      <w:keepNext/>
      <w:widowControl/>
    </w:pPr>
    <w:rPr>
      <w:rFonts w:ascii="Times New Roman" w:hAnsi="Times New Roman" w:eastAsia="Times New Roman" w:cs="Times New Roman"/>
      <w:sz w:val="26"/>
      <w:szCs w:val="26"/>
      <w:b w:val="1"/>
      <w:bCs w:val="1"/>
    </w:rPr>
  </w:style>
  <w:style w:type="paragraph" w:styleId="MethodsHeading2">
    <w:name w:val="Methods Heading 2"/>
    <w:basedOn w:val="Normal"/>
    <w:qFormat/>
    <w:pPr>
      <w:spacing w:before="160" w:after="60" w:line="240" w:lineRule="auto"/>
      <w:jc w:val="left"/>
      <w:keepNext/>
      <w:widowControl/>
    </w:pPr>
    <w:rPr>
      <w:rFonts w:ascii="Times New Roman" w:hAnsi="Times New Roman" w:eastAsia="Times New Roman" w:cs="Times New Roman"/>
      <w:sz w:val="24"/>
      <w:szCs w:val="24"/>
      <w:b w:val="1"/>
      <w:bCs w:val="1"/>
      <w:i w:val="1"/>
      <w:iCs w:val="1"/>
    </w:rPr>
  </w:style>
  <w:style w:type="paragraph" w:styleId="AbstractNote">
    <w:name w:val="Abstract note"/>
    <w:basedOn w:val="Normal"/>
    <w:qFormat/>
    <w:pPr>
      <w:spacing w:before="0" w:after="180" w:line="240" w:lineRule="auto"/>
      <w:jc w:val="center"/>
      <w:widowControl/>
    </w:pPr>
    <w:rPr>
      <w:rFonts w:ascii="Times New Roman" w:hAnsi="Times New Roman" w:eastAsia="Times New Roman" w:cs="Times New Roman"/>
      <w:sz w:val="22"/>
      <w:szCs w:val="22"/>
      <w:i w:val="1"/>
      <w:iCs w:val="1"/>
    </w:rPr>
  </w:style>
  <w:style w:type="paragraph" w:styleId="Caption">
    <w:name w:val="Caption"/>
    <w:basedOn w:val="Normal"/>
    <w:qFormat/>
    <w:pPr>
      <w:spacing w:before="60" w:after="120" w:line="220" w:lineRule="auto"/>
      <w:jc w:val="left"/>
      <w:widowControl/>
    </w:pPr>
    <w:rPr>
      <w:rFonts w:ascii="Times New Roman" w:hAnsi="Times New Roman" w:eastAsia="Times New Roman" w:cs="Times New Roman"/>
      <w:sz w:val="20"/>
      <w:szCs w:val="20"/>
      <w:i w:val="1"/>
      <w:iCs w:val="1"/>
    </w:rPr>
  </w:style>
  <w:style w:type="paragraph" w:styleId="CodeCaption">
    <w:name w:val="Code caption"/>
    <w:basedOn w:val="Normal"/>
    <w:qFormat/>
    <w:pPr>
      <w:spacing w:before="80" w:after="30" w:line="210" w:lineRule="auto"/>
      <w:jc w:val="left"/>
      <w:keepNext/>
      <w:widowControl/>
    </w:pPr>
    <w:rPr>
      <w:rFonts w:ascii="Times New Roman" w:hAnsi="Times New Roman" w:eastAsia="Times New Roman" w:cs="Times New Roman"/>
      <w:sz w:val="19"/>
      <w:szCs w:val="19"/>
      <w:i w:val="1"/>
      <w:iCs w:val="1"/>
    </w:rPr>
  </w:style>
  <w:style w:type="paragraph" w:styleId="ReferencesBody">
    <w:name w:val="References body"/>
    <w:basedOn w:val="Normal"/>
    <w:qFormat/>
    <w:pPr>
      <w:spacing w:before="0" w:after="70" w:line="220" w:lineRule="auto"/>
      <w:jc w:val="left"/>
      <w:ind w:left="360" w:hanging="360"/>
      <w:widowControl/>
    </w:pPr>
    <w:rPr>
      <w:rFonts w:ascii="Times New Roman" w:hAnsi="Times New Roman"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ResearchFooter1" Type="http://schemas.openxmlformats.org/officeDocument/2006/relationships/footer" Target="footerResearch.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5360</Words>
  <Characters>30557</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2026-08-21T01:09:00Z</dcterms:created>
  <dcterms:modified xsi:type="dcterms:W3CDTF">2026-09-18T02:32:00Z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